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Nunito" w:cs="Nunito" w:eastAsia="Nunito" w:hAnsi="Nunito"/>
          <w:b w:val="0"/>
          <w:i w:val="0"/>
          <w:smallCaps w:val="0"/>
          <w:strike w:val="0"/>
          <w:u w:val="none"/>
          <w:shd w:fill="auto" w:val="clear"/>
        </w:rPr>
      </w:pPr>
      <w:r w:rsidDel="00000000" w:rsidR="00000000" w:rsidRPr="00000000">
        <w:rPr>
          <w:rFonts w:ascii="Nunito" w:cs="Nunito" w:eastAsia="Nunito" w:hAnsi="Nunito"/>
          <w:b w:val="0"/>
          <w:i w:val="0"/>
          <w:smallCaps w:val="0"/>
          <w:strike w:val="0"/>
          <w:u w:val="none"/>
          <w:shd w:fill="auto" w:val="clear"/>
          <w:rtl w:val="0"/>
        </w:rPr>
        <w:t xml:space="preserve">61 Roe Drive, Norwich, NR5 8BT - welcome@thinkmaintenance.ltd - 07961010036 - LinkedIn brianadouglasbsc </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Nunito" w:cs="Nunito" w:eastAsia="Nunito" w:hAnsi="Nunito"/>
          <w:b w:val="1"/>
          <w:i w:val="1"/>
          <w:smallCaps w:val="0"/>
          <w:strike w:val="0"/>
          <w:u w:val="none"/>
          <w:shd w:fill="auto" w:val="clear"/>
        </w:rPr>
      </w:pPr>
      <w:bookmarkStart w:colFirst="0" w:colLast="0" w:name="_gjdgxs" w:id="0"/>
      <w:bookmarkEnd w:id="0"/>
      <w:r w:rsidDel="00000000" w:rsidR="00000000" w:rsidRPr="00000000">
        <w:rPr>
          <w:rFonts w:ascii="Nunito" w:cs="Nunito" w:eastAsia="Nunito" w:hAnsi="Nunito"/>
          <w:b w:val="0"/>
          <w:i w:val="0"/>
          <w:smallCaps w:val="0"/>
          <w:strike w:val="0"/>
          <w:u w:val="none"/>
          <w:shd w:fill="auto" w:val="clear"/>
          <w:rtl w:val="0"/>
        </w:rPr>
        <w:t xml:space="preserve">                                                                                       </w:t>
      </w: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120" w:before="0" w:line="256" w:lineRule="auto"/>
        <w:ind w:left="0" w:right="0" w:firstLine="0"/>
        <w:jc w:val="center"/>
        <w:rPr>
          <w:rFonts w:ascii="Nunito" w:cs="Nunito" w:eastAsia="Nunito" w:hAnsi="Nunito"/>
          <w:b w:val="1"/>
          <w:i w:val="0"/>
          <w:smallCaps w:val="0"/>
          <w:strike w:val="0"/>
          <w:u w:val="none"/>
          <w:shd w:fill="auto" w:val="clear"/>
        </w:rPr>
      </w:pPr>
      <w:r w:rsidDel="00000000" w:rsidR="00000000" w:rsidRPr="00000000">
        <w:rPr>
          <w:rFonts w:ascii="Nunito" w:cs="Nunito" w:eastAsia="Nunito" w:hAnsi="Nunito"/>
          <w:b w:val="1"/>
          <w:i w:val="1"/>
          <w:smallCaps w:val="0"/>
          <w:strike w:val="0"/>
          <w:u w:val="none"/>
          <w:shd w:fill="auto" w:val="clear"/>
          <w:rtl w:val="0"/>
        </w:rPr>
        <w:t xml:space="preserve">Business Change Specialist </w:t>
      </w: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color="008080" w:space="2" w:sz="12" w:val="single"/>
          <w:right w:space="0" w:sz="0" w:val="nil"/>
          <w:between w:space="0" w:sz="0" w:val="nil"/>
        </w:pBdr>
        <w:shd w:fill="auto" w:val="clear"/>
        <w:spacing w:after="0" w:before="0" w:line="256" w:lineRule="auto"/>
        <w:ind w:left="0" w:right="0" w:firstLine="0"/>
        <w:jc w:val="both"/>
        <w:rPr>
          <w:rFonts w:ascii="Nunito" w:cs="Nunito" w:eastAsia="Nunito" w:hAnsi="Nunito"/>
        </w:rPr>
      </w:pPr>
      <w:r w:rsidDel="00000000" w:rsidR="00000000" w:rsidRPr="00000000">
        <w:rPr>
          <w:rFonts w:ascii="Nunito" w:cs="Nunito" w:eastAsia="Nunito" w:hAnsi="Nunito"/>
          <w:b w:val="1"/>
          <w:i w:val="0"/>
          <w:smallCaps w:val="0"/>
          <w:strike w:val="0"/>
          <w:u w:val="none"/>
          <w:shd w:fill="auto" w:val="clear"/>
          <w:rtl w:val="0"/>
        </w:rPr>
        <w:t xml:space="preserve">Professional Summary of Benefits to an organisation</w:t>
      </w: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color="008080" w:space="2" w:sz="12" w:val="single"/>
          <w:right w:space="0" w:sz="0" w:val="nil"/>
          <w:between w:space="0" w:sz="0" w:val="nil"/>
        </w:pBdr>
        <w:shd w:fill="auto" w:val="clear"/>
        <w:spacing w:after="0" w:before="0" w:line="256" w:lineRule="auto"/>
        <w:ind w:left="0" w:right="0" w:firstLine="0"/>
        <w:jc w:val="both"/>
        <w:rPr>
          <w:rFonts w:ascii="Nunito" w:cs="Nunito" w:eastAsia="Nunito" w:hAnsi="Nunito"/>
        </w:rPr>
      </w:pPr>
      <w:r w:rsidDel="00000000" w:rsidR="00000000" w:rsidRPr="00000000">
        <w:rPr>
          <w:rFonts w:ascii="Nunito" w:cs="Nunito" w:eastAsia="Nunito" w:hAnsi="Nunito"/>
          <w:rtl w:val="0"/>
        </w:rPr>
        <w:t xml:space="preserve">Over a decade of working with SMEs and entrepreneurs form the vision to conception on a wide range of different projects from construction to technology &amp; change  ten years resolving business issues resulting in profitability and significant improvements on all. </w:t>
      </w:r>
    </w:p>
    <w:p w:rsidR="00000000" w:rsidDel="00000000" w:rsidP="00000000" w:rsidRDefault="00000000" w:rsidRPr="00000000" w14:paraId="00000006">
      <w:pPr>
        <w:pBdr>
          <w:top w:space="0" w:sz="0" w:val="nil"/>
          <w:left w:space="0" w:sz="0" w:val="nil"/>
          <w:bottom w:color="008080" w:space="2" w:sz="12" w:val="single"/>
          <w:right w:space="0" w:sz="0" w:val="nil"/>
          <w:between w:space="0" w:sz="0" w:val="nil"/>
        </w:pBdr>
        <w:shd w:fill="auto" w:val="clear"/>
        <w:spacing w:after="0" w:before="0" w:line="256" w:lineRule="auto"/>
        <w:ind w:left="0" w:right="0" w:firstLine="0"/>
        <w:jc w:val="both"/>
        <w:rPr>
          <w:b w:val="1"/>
        </w:rPr>
      </w:pPr>
      <w:r w:rsidDel="00000000" w:rsidR="00000000" w:rsidRPr="00000000">
        <w:rPr>
          <w:rFonts w:ascii="Nunito" w:cs="Nunito" w:eastAsia="Nunito" w:hAnsi="Nunito"/>
          <w:b w:val="1"/>
          <w:rtl w:val="0"/>
        </w:rPr>
        <w:t xml:space="preserve">processes, people and products.</w:t>
      </w: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color="008080" w:space="2" w:sz="12" w:val="single"/>
          <w:right w:space="0" w:sz="0" w:val="nil"/>
          <w:between w:space="0" w:sz="0" w:val="nil"/>
        </w:pBdr>
        <w:shd w:fill="auto" w:val="clear"/>
        <w:spacing w:after="0" w:before="0" w:line="256" w:lineRule="auto"/>
        <w:ind w:left="0" w:right="0" w:firstLine="0"/>
        <w:jc w:val="both"/>
        <w:rPr>
          <w:rFonts w:ascii="Nunito" w:cs="Nunito" w:eastAsia="Nunito" w:hAnsi="Nunito"/>
        </w:rPr>
      </w:pPr>
      <w:r w:rsidDel="00000000" w:rsidR="00000000" w:rsidRPr="00000000">
        <w:rPr>
          <w:rFonts w:ascii="Nunito" w:cs="Nunito" w:eastAsia="Nunito" w:hAnsi="Nunito"/>
          <w:rtl w:val="0"/>
        </w:rPr>
        <w:t xml:space="preserve">The projects i have lead  achieved financial gains in excess of £5 million.</w:t>
      </w:r>
    </w:p>
    <w:p w:rsidR="00000000" w:rsidDel="00000000" w:rsidP="00000000" w:rsidRDefault="00000000" w:rsidRPr="00000000" w14:paraId="00000008">
      <w:pPr>
        <w:keepNext w:val="0"/>
        <w:keepLines w:val="0"/>
        <w:widowControl w:val="0"/>
        <w:pBdr>
          <w:top w:space="0" w:sz="0" w:val="nil"/>
          <w:left w:space="0" w:sz="0" w:val="nil"/>
          <w:bottom w:color="008080" w:space="2" w:sz="12" w:val="single"/>
          <w:right w:space="0" w:sz="0" w:val="nil"/>
          <w:between w:space="0" w:sz="0" w:val="nil"/>
        </w:pBdr>
        <w:shd w:fill="auto" w:val="clear"/>
        <w:spacing w:after="0" w:before="0" w:line="256" w:lineRule="auto"/>
        <w:ind w:left="0" w:right="0" w:firstLine="0"/>
        <w:jc w:val="both"/>
        <w:rPr>
          <w:rFonts w:ascii="Nunito" w:cs="Nunito" w:eastAsia="Nunito" w:hAnsi="Nunito"/>
        </w:rPr>
      </w:pPr>
      <w:r w:rsidDel="00000000" w:rsidR="00000000" w:rsidRPr="00000000">
        <w:rPr>
          <w:rFonts w:ascii="Nunito" w:cs="Nunito" w:eastAsia="Nunito" w:hAnsi="Nunito"/>
          <w:rtl w:val="0"/>
        </w:rPr>
        <w:t xml:space="preserve">Decreased  critical skills loss and significant increases within the areas of Productivity and Quality.</w:t>
      </w:r>
    </w:p>
    <w:p w:rsidR="00000000" w:rsidDel="00000000" w:rsidP="00000000" w:rsidRDefault="00000000" w:rsidRPr="00000000" w14:paraId="00000009">
      <w:pPr>
        <w:widowControl w:val="0"/>
        <w:pBdr>
          <w:bottom w:color="008080" w:space="2" w:sz="12" w:val="single"/>
        </w:pBdr>
        <w:spacing w:line="256" w:lineRule="auto"/>
        <w:jc w:val="both"/>
        <w:rPr>
          <w:rFonts w:ascii="Nunito" w:cs="Nunito" w:eastAsia="Nunito" w:hAnsi="Nunito"/>
          <w:b w:val="1"/>
        </w:rPr>
      </w:pPr>
      <w:r w:rsidDel="00000000" w:rsidR="00000000" w:rsidRPr="00000000">
        <w:rPr>
          <w:rFonts w:ascii="Nunito" w:cs="Nunito" w:eastAsia="Nunito" w:hAnsi="Nunito"/>
          <w:b w:val="1"/>
          <w:rtl w:val="0"/>
        </w:rPr>
        <w:t xml:space="preserve">Communication</w:t>
      </w:r>
    </w:p>
    <w:p w:rsidR="00000000" w:rsidDel="00000000" w:rsidP="00000000" w:rsidRDefault="00000000" w:rsidRPr="00000000" w14:paraId="0000000A">
      <w:pPr>
        <w:keepNext w:val="0"/>
        <w:keepLines w:val="0"/>
        <w:widowControl w:val="0"/>
        <w:pBdr>
          <w:top w:space="0" w:sz="0" w:val="nil"/>
          <w:left w:space="0" w:sz="0" w:val="nil"/>
          <w:bottom w:color="008080" w:space="2" w:sz="12" w:val="single"/>
          <w:right w:space="0" w:sz="0" w:val="nil"/>
          <w:between w:space="0" w:sz="0" w:val="nil"/>
        </w:pBdr>
        <w:shd w:fill="auto" w:val="clear"/>
        <w:spacing w:after="0" w:before="0" w:line="256" w:lineRule="auto"/>
        <w:ind w:left="0" w:right="0" w:firstLine="0"/>
        <w:jc w:val="both"/>
        <w:rPr>
          <w:rFonts w:ascii="Nunito" w:cs="Nunito" w:eastAsia="Nunito" w:hAnsi="Nunito"/>
        </w:rPr>
      </w:pPr>
      <w:r w:rsidDel="00000000" w:rsidR="00000000" w:rsidRPr="00000000">
        <w:rPr>
          <w:rFonts w:ascii="Nunito" w:cs="Nunito" w:eastAsia="Nunito" w:hAnsi="Nunito"/>
          <w:rtl w:val="0"/>
        </w:rPr>
        <w:t xml:space="preserve">Relating between Business and Information Technology Departments both within End User</w:t>
      </w:r>
    </w:p>
    <w:p w:rsidR="00000000" w:rsidDel="00000000" w:rsidP="00000000" w:rsidRDefault="00000000" w:rsidRPr="00000000" w14:paraId="0000000B">
      <w:pPr>
        <w:keepNext w:val="0"/>
        <w:keepLines w:val="0"/>
        <w:widowControl w:val="0"/>
        <w:pBdr>
          <w:top w:space="0" w:sz="0" w:val="nil"/>
          <w:left w:space="0" w:sz="0" w:val="nil"/>
          <w:bottom w:color="008080" w:space="2" w:sz="12" w:val="single"/>
          <w:right w:space="0" w:sz="0" w:val="nil"/>
          <w:between w:space="0" w:sz="0" w:val="nil"/>
        </w:pBdr>
        <w:shd w:fill="auto" w:val="clear"/>
        <w:spacing w:after="0" w:before="0" w:line="256" w:lineRule="auto"/>
        <w:ind w:left="0" w:right="0" w:firstLine="0"/>
        <w:jc w:val="both"/>
        <w:rPr>
          <w:rFonts w:ascii="Nunito" w:cs="Nunito" w:eastAsia="Nunito" w:hAnsi="Nunito"/>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color="008080" w:space="2" w:sz="12" w:val="single"/>
          <w:right w:space="0" w:sz="0" w:val="nil"/>
          <w:between w:space="0" w:sz="0" w:val="nil"/>
        </w:pBdr>
        <w:shd w:fill="auto" w:val="clear"/>
        <w:spacing w:after="0" w:before="0" w:line="256" w:lineRule="auto"/>
        <w:ind w:left="0" w:right="0" w:firstLine="0"/>
        <w:jc w:val="both"/>
        <w:rPr>
          <w:rFonts w:ascii="Nunito" w:cs="Nunito" w:eastAsia="Nunito" w:hAnsi="Nunito"/>
          <w:b w:val="1"/>
        </w:rPr>
      </w:pPr>
      <w:r w:rsidDel="00000000" w:rsidR="00000000" w:rsidRPr="00000000">
        <w:rPr>
          <w:b w:val="1"/>
          <w:rtl w:val="0"/>
        </w:rPr>
        <w:t xml:space="preserve">My Approach</w:t>
      </w: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color="008080" w:space="2" w:sz="12" w:val="single"/>
          <w:right w:space="0" w:sz="0" w:val="nil"/>
          <w:between w:space="0" w:sz="0" w:val="nil"/>
        </w:pBdr>
        <w:shd w:fill="auto" w:val="clear"/>
        <w:spacing w:after="0" w:before="0" w:line="256" w:lineRule="auto"/>
        <w:ind w:left="0" w:right="0" w:firstLine="0"/>
        <w:jc w:val="both"/>
        <w:rPr>
          <w:rFonts w:ascii="Nunito" w:cs="Nunito" w:eastAsia="Nunito" w:hAnsi="Nunito"/>
        </w:rPr>
      </w:pPr>
      <w:r w:rsidDel="00000000" w:rsidR="00000000" w:rsidRPr="00000000">
        <w:rPr>
          <w:rFonts w:ascii="Nunito" w:cs="Nunito" w:eastAsia="Nunito" w:hAnsi="Nunito"/>
          <w:rtl w:val="0"/>
        </w:rPr>
        <w:t xml:space="preserve">Breadth of skills allows a holistic view of projects and provides the foundation for a unique bespoke framework suited to the needs of the project. </w:t>
      </w:r>
    </w:p>
    <w:p w:rsidR="00000000" w:rsidDel="00000000" w:rsidP="00000000" w:rsidRDefault="00000000" w:rsidRPr="00000000" w14:paraId="0000000E">
      <w:pPr>
        <w:keepNext w:val="0"/>
        <w:keepLines w:val="0"/>
        <w:widowControl w:val="0"/>
        <w:pBdr>
          <w:top w:space="0" w:sz="0" w:val="nil"/>
          <w:left w:space="0" w:sz="0" w:val="nil"/>
          <w:bottom w:color="008080" w:space="2" w:sz="12" w:val="single"/>
          <w:right w:space="0" w:sz="0" w:val="nil"/>
          <w:between w:space="0" w:sz="0" w:val="nil"/>
        </w:pBdr>
        <w:shd w:fill="auto" w:val="clear"/>
        <w:spacing w:after="0" w:before="0" w:line="256" w:lineRule="auto"/>
        <w:ind w:left="0" w:right="0" w:firstLine="0"/>
        <w:jc w:val="center"/>
        <w:rPr>
          <w:rFonts w:ascii="Nunito" w:cs="Nunito" w:eastAsia="Nunito" w:hAnsi="Nunito"/>
          <w:i w:val="1"/>
        </w:rPr>
      </w:pPr>
      <w:r w:rsidDel="00000000" w:rsidR="00000000" w:rsidRPr="00000000">
        <w:rPr>
          <w:rFonts w:ascii="Nunito" w:cs="Nunito" w:eastAsia="Nunito" w:hAnsi="Nunito"/>
          <w:rtl w:val="0"/>
        </w:rPr>
        <w:t xml:space="preserve"> </w:t>
      </w:r>
      <w:r w:rsidDel="00000000" w:rsidR="00000000" w:rsidRPr="00000000">
        <w:rPr>
          <w:rFonts w:ascii="Arimo" w:cs="Arimo" w:eastAsia="Arimo" w:hAnsi="Arimo"/>
          <w:i w:val="1"/>
          <w:rtl w:val="0"/>
        </w:rPr>
        <w:t xml:space="preserve">■  Purpose         ■</w:t>
      </w:r>
      <w:r w:rsidDel="00000000" w:rsidR="00000000" w:rsidRPr="00000000">
        <w:rPr>
          <w:rFonts w:ascii="Nunito" w:cs="Nunito" w:eastAsia="Nunito" w:hAnsi="Nunito"/>
          <w:i w:val="1"/>
          <w:rtl w:val="0"/>
        </w:rPr>
        <w:t xml:space="preserve"> Detail          </w:t>
      </w:r>
      <w:r w:rsidDel="00000000" w:rsidR="00000000" w:rsidRPr="00000000">
        <w:rPr>
          <w:rFonts w:ascii="Arimo" w:cs="Arimo" w:eastAsia="Arimo" w:hAnsi="Arimo"/>
          <w:i w:val="1"/>
          <w:rtl w:val="0"/>
        </w:rPr>
        <w:t xml:space="preserve">■ Data         ■ Influence          ■ Limitations</w:t>
      </w: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color="008080" w:space="2" w:sz="12" w:val="single"/>
          <w:right w:space="0" w:sz="0" w:val="nil"/>
          <w:between w:space="0" w:sz="0" w:val="nil"/>
        </w:pBdr>
        <w:shd w:fill="auto" w:val="clear"/>
        <w:spacing w:after="0" w:before="0" w:line="256" w:lineRule="auto"/>
        <w:ind w:left="0" w:right="0" w:firstLine="0"/>
        <w:jc w:val="both"/>
        <w:rPr>
          <w:rFonts w:ascii="Nunito" w:cs="Nunito" w:eastAsia="Nunito" w:hAnsi="Nunito"/>
          <w:b w:val="1"/>
          <w:i w:val="1"/>
        </w:rPr>
      </w:pPr>
      <w:r w:rsidDel="00000000" w:rsidR="00000000" w:rsidRPr="00000000">
        <w:rPr>
          <w:rFonts w:ascii="Nunito" w:cs="Nunito" w:eastAsia="Nunito" w:hAnsi="Nunito"/>
          <w:b w:val="1"/>
          <w:i w:val="1"/>
          <w:rtl w:val="0"/>
        </w:rPr>
        <w:t xml:space="preserve">Disciplines</w:t>
      </w:r>
    </w:p>
    <w:p w:rsidR="00000000" w:rsidDel="00000000" w:rsidP="00000000" w:rsidRDefault="00000000" w:rsidRPr="00000000" w14:paraId="00000010">
      <w:pPr>
        <w:keepNext w:val="0"/>
        <w:keepLines w:val="0"/>
        <w:widowControl w:val="0"/>
        <w:pBdr>
          <w:top w:space="0" w:sz="0" w:val="nil"/>
          <w:left w:space="0" w:sz="0" w:val="nil"/>
          <w:bottom w:color="008080" w:space="2" w:sz="12" w:val="single"/>
          <w:right w:space="0" w:sz="0" w:val="nil"/>
          <w:between w:space="0" w:sz="0" w:val="nil"/>
        </w:pBdr>
        <w:shd w:fill="auto" w:val="clear"/>
        <w:spacing w:after="0" w:before="0" w:line="256" w:lineRule="auto"/>
        <w:ind w:left="0" w:right="0" w:firstLine="0"/>
        <w:jc w:val="both"/>
        <w:rPr>
          <w:rFonts w:ascii="Nunito" w:cs="Nunito" w:eastAsia="Nunito" w:hAnsi="Nunito"/>
        </w:rPr>
      </w:pPr>
      <w:r w:rsidDel="00000000" w:rsidR="00000000" w:rsidRPr="00000000">
        <w:rPr>
          <w:rFonts w:ascii="Nunito" w:cs="Nunito" w:eastAsia="Nunito" w:hAnsi="Nunito"/>
          <w:rtl w:val="0"/>
        </w:rPr>
        <w:t xml:space="preserve">Comes in the form of research and innovation and as part of professional responsibilities I feel that growth and value are attributed to continually learning which for me is membership of specialist membership to bodies of knowledge within professional community groups.</w:t>
      </w:r>
    </w:p>
    <w:p w:rsidR="00000000" w:rsidDel="00000000" w:rsidP="00000000" w:rsidRDefault="00000000" w:rsidRPr="00000000" w14:paraId="00000011">
      <w:pPr>
        <w:keepNext w:val="0"/>
        <w:keepLines w:val="0"/>
        <w:widowControl w:val="0"/>
        <w:pBdr>
          <w:top w:space="0" w:sz="0" w:val="nil"/>
          <w:left w:space="0" w:sz="0" w:val="nil"/>
          <w:bottom w:color="008080" w:space="2" w:sz="12" w:val="single"/>
          <w:right w:space="0" w:sz="0" w:val="nil"/>
          <w:between w:space="0" w:sz="0" w:val="nil"/>
        </w:pBdr>
        <w:shd w:fill="auto" w:val="clear"/>
        <w:spacing w:after="0" w:before="0" w:line="256" w:lineRule="auto"/>
        <w:ind w:left="0" w:right="0" w:firstLine="0"/>
        <w:jc w:val="both"/>
        <w:rPr>
          <w:rFonts w:ascii="Nunito" w:cs="Nunito" w:eastAsia="Nunito" w:hAnsi="Nunito"/>
          <w:b w:val="0"/>
          <w:i w:val="0"/>
          <w:smallCaps w:val="0"/>
          <w:strike w:val="0"/>
          <w:u w:val="none"/>
          <w:shd w:fill="auto" w:val="clear"/>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Nunito" w:cs="Nunito" w:eastAsia="Nunito" w:hAnsi="Nunito"/>
          <w:b w:val="0"/>
          <w:i w:val="0"/>
          <w:smallCaps w:val="0"/>
          <w:strike w:val="0"/>
          <w:u w:val="none"/>
          <w:shd w:fill="auto" w:val="clear"/>
        </w:rPr>
        <w:sectPr>
          <w:headerReference r:id="rId6" w:type="default"/>
          <w:headerReference r:id="rId7" w:type="first"/>
          <w:footerReference r:id="rId8" w:type="default"/>
          <w:footerReference r:id="rId9" w:type="first"/>
          <w:footerReference r:id="rId10" w:type="even"/>
          <w:pgSz w:h="16838" w:w="11906"/>
          <w:pgMar w:bottom="1440" w:top="1440" w:left="1440" w:right="1440" w:header="566.9291338582677" w:footer="566.9291338582677"/>
          <w:pgNumType w:start="1"/>
          <w:cols w:equalWidth="0"/>
          <w:titlePg w:val="1"/>
        </w:sectPr>
      </w:pPr>
      <w:r w:rsidDel="00000000" w:rsidR="00000000" w:rsidRPr="00000000">
        <w:rPr>
          <w:rFonts w:ascii="Nunito" w:cs="Nunito" w:eastAsia="Nunito" w:hAnsi="Nunito"/>
          <w:rtl w:val="0"/>
        </w:rPr>
        <w:t xml:space="preserve">Management &amp; Strategy</w:t>
      </w: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Nunito" w:cs="Nunito" w:eastAsia="Nunito" w:hAnsi="Nunito"/>
          <w:b w:val="0"/>
          <w:i w:val="0"/>
          <w:smallCaps w:val="0"/>
          <w:strike w:val="0"/>
          <w:u w:val="none"/>
          <w:shd w:fill="auto" w:val="clear"/>
        </w:rPr>
      </w:pPr>
      <w:r w:rsidDel="00000000" w:rsidR="00000000" w:rsidRPr="00000000">
        <w:rPr>
          <w:rFonts w:ascii="Nunito" w:cs="Nunito" w:eastAsia="Nunito" w:hAnsi="Nunito"/>
          <w:b w:val="0"/>
          <w:i w:val="0"/>
          <w:smallCaps w:val="0"/>
          <w:strike w:val="0"/>
          <w:u w:val="none"/>
          <w:shd w:fill="auto" w:val="clear"/>
          <w:rtl w:val="0"/>
        </w:rPr>
        <w:t xml:space="preserve">Budget &amp; Financial Analysis </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Nunito" w:cs="Nunito" w:eastAsia="Nunito" w:hAnsi="Nunito"/>
          <w:b w:val="0"/>
          <w:i w:val="0"/>
          <w:smallCaps w:val="0"/>
          <w:strike w:val="0"/>
          <w:u w:val="none"/>
          <w:shd w:fill="auto" w:val="clear"/>
        </w:rPr>
      </w:pPr>
      <w:r w:rsidDel="00000000" w:rsidR="00000000" w:rsidRPr="00000000">
        <w:rPr>
          <w:rFonts w:ascii="Nunito" w:cs="Nunito" w:eastAsia="Nunito" w:hAnsi="Nunito"/>
          <w:b w:val="0"/>
          <w:i w:val="0"/>
          <w:smallCaps w:val="0"/>
          <w:strike w:val="0"/>
          <w:u w:val="none"/>
          <w:shd w:fill="auto" w:val="clear"/>
          <w:rtl w:val="0"/>
        </w:rPr>
        <w:t xml:space="preserve">Cost &amp; Inventory Control</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Nunito" w:cs="Nunito" w:eastAsia="Nunito" w:hAnsi="Nunito"/>
          <w:b w:val="0"/>
          <w:i w:val="0"/>
          <w:smallCaps w:val="0"/>
          <w:strike w:val="0"/>
          <w:u w:val="none"/>
          <w:shd w:fill="auto" w:val="clear"/>
        </w:rPr>
      </w:pPr>
      <w:r w:rsidDel="00000000" w:rsidR="00000000" w:rsidRPr="00000000">
        <w:rPr>
          <w:rFonts w:ascii="Nunito" w:cs="Nunito" w:eastAsia="Nunito" w:hAnsi="Nunito"/>
          <w:b w:val="0"/>
          <w:i w:val="0"/>
          <w:smallCaps w:val="0"/>
          <w:strike w:val="0"/>
          <w:u w:val="none"/>
          <w:shd w:fill="auto" w:val="clear"/>
          <w:rtl w:val="0"/>
        </w:rPr>
        <w:t xml:space="preserve">Process &amp; Performance </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Nunito" w:cs="Nunito" w:eastAsia="Nunito" w:hAnsi="Nunito"/>
          <w:b w:val="0"/>
          <w:i w:val="0"/>
          <w:smallCaps w:val="0"/>
          <w:strike w:val="0"/>
          <w:u w:val="none"/>
          <w:shd w:fill="auto" w:val="clear"/>
        </w:rPr>
      </w:pPr>
      <w:r w:rsidDel="00000000" w:rsidR="00000000" w:rsidRPr="00000000">
        <w:rPr>
          <w:rFonts w:ascii="Nunito" w:cs="Nunito" w:eastAsia="Nunito" w:hAnsi="Nunito"/>
          <w:b w:val="0"/>
          <w:i w:val="0"/>
          <w:smallCaps w:val="0"/>
          <w:strike w:val="0"/>
          <w:u w:val="none"/>
          <w:shd w:fill="auto" w:val="clear"/>
          <w:rtl w:val="0"/>
        </w:rPr>
        <w:t xml:space="preserve">Quality &amp; Task Management</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Nunito" w:cs="Nunito" w:eastAsia="Nunito" w:hAnsi="Nunito"/>
          <w:b w:val="0"/>
          <w:i w:val="0"/>
          <w:smallCaps w:val="0"/>
          <w:strike w:val="0"/>
          <w:u w:val="none"/>
          <w:shd w:fill="auto" w:val="clear"/>
        </w:rPr>
      </w:pPr>
      <w:r w:rsidDel="00000000" w:rsidR="00000000" w:rsidRPr="00000000">
        <w:rPr>
          <w:rFonts w:ascii="Nunito" w:cs="Nunito" w:eastAsia="Nunito" w:hAnsi="Nunito"/>
          <w:b w:val="0"/>
          <w:i w:val="0"/>
          <w:smallCaps w:val="0"/>
          <w:strike w:val="0"/>
          <w:u w:val="none"/>
          <w:shd w:fill="auto" w:val="clear"/>
          <w:rtl w:val="0"/>
        </w:rPr>
        <w:t xml:space="preserve">Scheduling &amp; Planning</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Nunito" w:cs="Nunito" w:eastAsia="Nunito" w:hAnsi="Nunito"/>
          <w:b w:val="0"/>
          <w:i w:val="0"/>
          <w:smallCaps w:val="0"/>
          <w:strike w:val="0"/>
          <w:u w:val="none"/>
          <w:shd w:fill="auto" w:val="clear"/>
        </w:rPr>
      </w:pPr>
      <w:r w:rsidDel="00000000" w:rsidR="00000000" w:rsidRPr="00000000">
        <w:rPr>
          <w:rFonts w:ascii="Nunito" w:cs="Nunito" w:eastAsia="Nunito" w:hAnsi="Nunito"/>
          <w:b w:val="0"/>
          <w:i w:val="0"/>
          <w:smallCaps w:val="0"/>
          <w:strike w:val="0"/>
          <w:u w:val="none"/>
          <w:shd w:fill="auto" w:val="clear"/>
          <w:rtl w:val="0"/>
        </w:rPr>
        <w:t xml:space="preserve">Risk  Communication</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Nunito" w:cs="Nunito" w:eastAsia="Nunito" w:hAnsi="Nunito"/>
          <w:b w:val="0"/>
          <w:i w:val="0"/>
          <w:smallCaps w:val="0"/>
          <w:strike w:val="0"/>
          <w:u w:val="none"/>
          <w:shd w:fill="auto" w:val="clear"/>
        </w:rPr>
      </w:pPr>
      <w:r w:rsidDel="00000000" w:rsidR="00000000" w:rsidRPr="00000000">
        <w:rPr>
          <w:rFonts w:ascii="Nunito" w:cs="Nunito" w:eastAsia="Nunito" w:hAnsi="Nunito"/>
          <w:b w:val="0"/>
          <w:i w:val="0"/>
          <w:smallCaps w:val="0"/>
          <w:strike w:val="0"/>
          <w:u w:val="none"/>
          <w:shd w:fill="auto" w:val="clear"/>
          <w:rtl w:val="0"/>
        </w:rPr>
        <w:t xml:space="preserve">Stakeholder Management</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Nunito" w:cs="Nunito" w:eastAsia="Nunito" w:hAnsi="Nunito"/>
          <w:b w:val="0"/>
          <w:i w:val="0"/>
          <w:smallCaps w:val="0"/>
          <w:strike w:val="0"/>
          <w:u w:val="none"/>
          <w:shd w:fill="auto" w:val="clear"/>
        </w:rPr>
      </w:pPr>
      <w:r w:rsidDel="00000000" w:rsidR="00000000" w:rsidRPr="00000000">
        <w:rPr>
          <w:rFonts w:ascii="Nunito" w:cs="Nunito" w:eastAsia="Nunito" w:hAnsi="Nunito"/>
          <w:b w:val="0"/>
          <w:i w:val="0"/>
          <w:smallCaps w:val="0"/>
          <w:strike w:val="0"/>
          <w:u w:val="none"/>
          <w:shd w:fill="auto" w:val="clear"/>
          <w:rtl w:val="0"/>
        </w:rPr>
        <w:t xml:space="preserve">Vendor Management</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Nunito" w:cs="Nunito" w:eastAsia="Nunito" w:hAnsi="Nunito"/>
          <w:b w:val="0"/>
          <w:i w:val="0"/>
          <w:smallCaps w:val="0"/>
          <w:strike w:val="0"/>
          <w:u w:val="none"/>
          <w:shd w:fill="auto" w:val="clear"/>
        </w:rPr>
      </w:pPr>
      <w:r w:rsidDel="00000000" w:rsidR="00000000" w:rsidRPr="00000000">
        <w:rPr>
          <w:rFonts w:ascii="Nunito" w:cs="Nunito" w:eastAsia="Nunito" w:hAnsi="Nunito"/>
          <w:b w:val="0"/>
          <w:i w:val="0"/>
          <w:smallCaps w:val="0"/>
          <w:strike w:val="0"/>
          <w:u w:val="none"/>
          <w:shd w:fill="auto" w:val="clear"/>
          <w:rtl w:val="0"/>
        </w:rPr>
        <w:t xml:space="preserve">Stage &amp; Business planning</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Nunito" w:cs="Nunito" w:eastAsia="Nunito" w:hAnsi="Nunito"/>
          <w:b w:val="0"/>
          <w:i w:val="0"/>
          <w:smallCaps w:val="0"/>
          <w:strike w:val="0"/>
          <w:u w:val="none"/>
          <w:shd w:fill="auto" w:val="clear"/>
        </w:rPr>
      </w:pPr>
      <w:r w:rsidDel="00000000" w:rsidR="00000000" w:rsidRPr="00000000">
        <w:rPr>
          <w:rFonts w:ascii="Nunito" w:cs="Nunito" w:eastAsia="Nunito" w:hAnsi="Nunito"/>
          <w:b w:val="0"/>
          <w:i w:val="0"/>
          <w:smallCaps w:val="0"/>
          <w:strike w:val="0"/>
          <w:u w:val="none"/>
          <w:shd w:fill="auto" w:val="clear"/>
          <w:rtl w:val="0"/>
        </w:rPr>
        <w:t xml:space="preserve">Critical &amp; Needs Analysis</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Nunito" w:cs="Nunito" w:eastAsia="Nunito" w:hAnsi="Nunito"/>
          <w:b w:val="0"/>
          <w:i w:val="0"/>
          <w:smallCaps w:val="0"/>
          <w:strike w:val="0"/>
          <w:u w:val="none"/>
          <w:shd w:fill="auto" w:val="clear"/>
        </w:rPr>
      </w:pPr>
      <w:r w:rsidDel="00000000" w:rsidR="00000000" w:rsidRPr="00000000">
        <w:rPr>
          <w:rFonts w:ascii="Nunito" w:cs="Nunito" w:eastAsia="Nunito" w:hAnsi="Nunito"/>
          <w:b w:val="0"/>
          <w:i w:val="0"/>
          <w:smallCaps w:val="0"/>
          <w:strike w:val="0"/>
          <w:u w:val="none"/>
          <w:shd w:fill="auto" w:val="clear"/>
          <w:rtl w:val="0"/>
        </w:rPr>
        <w:t xml:space="preserve">Contract Negotiations</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Nunito" w:cs="Nunito" w:eastAsia="Nunito" w:hAnsi="Nunito"/>
          <w:b w:val="0"/>
          <w:i w:val="0"/>
          <w:smallCaps w:val="0"/>
          <w:strike w:val="0"/>
          <w:u w:val="none"/>
          <w:shd w:fill="auto" w:val="clear"/>
        </w:rPr>
        <w:sectPr>
          <w:type w:val="continuous"/>
          <w:pgSz w:h="16838" w:w="11906"/>
          <w:pgMar w:bottom="1440" w:top="789" w:left="1440" w:right="1440" w:header="732" w:footer="708"/>
          <w:cols w:equalWidth="0" w:num="3">
            <w:col w:space="720" w:w="2528.6666666666665"/>
            <w:col w:space="720" w:w="2528.6666666666665"/>
            <w:col w:space="0" w:w="2528.6666666666665"/>
          </w:cols>
        </w:sectPr>
      </w:pPr>
      <w:r w:rsidDel="00000000" w:rsidR="00000000" w:rsidRPr="00000000">
        <w:rPr>
          <w:rFonts w:ascii="Nunito" w:cs="Nunito" w:eastAsia="Nunito" w:hAnsi="Nunito"/>
          <w:b w:val="0"/>
          <w:i w:val="0"/>
          <w:smallCaps w:val="0"/>
          <w:strike w:val="0"/>
          <w:u w:val="none"/>
          <w:shd w:fill="auto" w:val="clear"/>
          <w:rtl w:val="0"/>
        </w:rPr>
        <w:t xml:space="preserve">Leadership &amp; Delegation</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Nunito" w:cs="Nunito" w:eastAsia="Nunito" w:hAnsi="Nunito"/>
          <w:b w:val="1"/>
          <w:i w:val="1"/>
          <w:smallCaps w:val="0"/>
          <w:strike w:val="0"/>
          <w:u w:val="none"/>
          <w:shd w:fill="auto" w:val="clear"/>
        </w:rPr>
        <w:sectPr>
          <w:type w:val="continuous"/>
          <w:pgSz w:h="16838" w:w="11906"/>
          <w:pgMar w:bottom="1440" w:top="789" w:left="1440" w:right="1440" w:header="732" w:footer="708"/>
          <w:cols w:equalWidth="0" w:num="3">
            <w:col w:space="720" w:w="2528.6666666666665"/>
            <w:col w:space="720" w:w="2528.6666666666665"/>
            <w:col w:space="0" w:w="2528.6666666666665"/>
          </w:cols>
        </w:sectPr>
      </w:pPr>
      <w:r w:rsidDel="00000000" w:rsidR="00000000" w:rsidRPr="00000000">
        <w:rPr>
          <w:rFonts w:ascii="Nunito" w:cs="Nunito" w:eastAsia="Nunito" w:hAnsi="Nunito"/>
          <w:b w:val="0"/>
          <w:i w:val="0"/>
          <w:smallCaps w:val="0"/>
          <w:strike w:val="0"/>
          <w:u w:val="none"/>
          <w:shd w:fill="auto" w:val="clear"/>
          <w:rtl w:val="0"/>
        </w:rPr>
        <w:t xml:space="preserve">                     </w:t>
      </w: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color="008080" w:space="2" w:sz="12" w:val="single"/>
          <w:right w:space="0" w:sz="0" w:val="nil"/>
          <w:between w:space="0" w:sz="0" w:val="nil"/>
        </w:pBdr>
        <w:shd w:fill="auto" w:val="clear"/>
        <w:spacing w:after="0" w:before="0" w:line="256" w:lineRule="auto"/>
        <w:ind w:left="0" w:right="0" w:firstLine="0"/>
        <w:jc w:val="both"/>
        <w:rPr>
          <w:rFonts w:ascii="Nunito" w:cs="Nunito" w:eastAsia="Nunito" w:hAnsi="Nunito"/>
          <w:b w:val="1"/>
          <w:i w:val="1"/>
          <w:smallCaps w:val="0"/>
          <w:strike w:val="0"/>
          <w:u w:val="none"/>
          <w:shd w:fill="auto" w:val="clear"/>
        </w:rPr>
      </w:pPr>
      <w:r w:rsidDel="00000000" w:rsidR="00000000" w:rsidRPr="00000000">
        <w:rPr>
          <w:rFonts w:ascii="Nunito" w:cs="Nunito" w:eastAsia="Nunito" w:hAnsi="Nunito"/>
          <w:b w:val="1"/>
          <w:i w:val="1"/>
          <w:smallCaps w:val="0"/>
          <w:strike w:val="0"/>
          <w:u w:val="none"/>
          <w:shd w:fill="auto" w:val="clear"/>
          <w:rtl w:val="0"/>
        </w:rPr>
        <w:t xml:space="preserve">Summary of Career Achievements </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Nunito" w:cs="Nunito" w:eastAsia="Nunito" w:hAnsi="Nunito"/>
          <w:b w:val="1"/>
          <w:i w:val="1"/>
          <w:smallCaps w:val="0"/>
          <w:strike w:val="0"/>
          <w:u w:val="none"/>
          <w:shd w:fill="auto" w:val="clear"/>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Nunito" w:cs="Nunito" w:eastAsia="Nunito" w:hAnsi="Nunito"/>
          <w:b w:val="0"/>
          <w:i w:val="0"/>
          <w:smallCaps w:val="0"/>
          <w:strike w:val="0"/>
          <w:u w:val="none"/>
          <w:shd w:fill="auto" w:val="clear"/>
        </w:rPr>
      </w:pPr>
      <w:r w:rsidDel="00000000" w:rsidR="00000000" w:rsidRPr="00000000">
        <w:rPr>
          <w:rFonts w:ascii="Nunito" w:cs="Nunito" w:eastAsia="Nunito" w:hAnsi="Nunito"/>
          <w:b w:val="1"/>
          <w:i w:val="0"/>
          <w:smallCaps w:val="0"/>
          <w:strike w:val="0"/>
          <w:u w:val="none"/>
          <w:shd w:fill="auto" w:val="clear"/>
          <w:rtl w:val="0"/>
        </w:rPr>
        <w:t xml:space="preserve">Achievements</w:t>
      </w: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Nunito" w:cs="Nunito" w:eastAsia="Nunito" w:hAnsi="Nunito"/>
          <w:b w:val="0"/>
          <w:i w:val="0"/>
          <w:smallCaps w:val="0"/>
          <w:strike w:val="0"/>
          <w:u w:val="none"/>
          <w:shd w:fill="auto" w:val="clear"/>
        </w:rPr>
      </w:pPr>
      <w:r w:rsidDel="00000000" w:rsidR="00000000" w:rsidRPr="00000000">
        <w:rPr>
          <w:rFonts w:ascii="Nunito" w:cs="Nunito" w:eastAsia="Nunito" w:hAnsi="Nunito"/>
          <w:b w:val="0"/>
          <w:i w:val="0"/>
          <w:smallCaps w:val="0"/>
          <w:strike w:val="0"/>
          <w:u w:val="none"/>
          <w:shd w:fill="auto" w:val="clear"/>
          <w:rtl w:val="0"/>
        </w:rPr>
        <w:t xml:space="preserve">£10 Million operational cost reduction by redesigning supply chain for HomeServe Plc, </w:t>
      </w:r>
      <w:r w:rsidDel="00000000" w:rsidR="00000000" w:rsidRPr="00000000">
        <w:rPr>
          <w:rFonts w:ascii="Nunito" w:cs="Nunito" w:eastAsia="Nunito" w:hAnsi="Nunito"/>
          <w:rtl w:val="0"/>
        </w:rPr>
        <w:t xml:space="preserve">Enabling the central region to hold the UK number position consistently within the 3 Business areas North, Central &amp; South regions.</w:t>
      </w:r>
      <w:r w:rsidDel="00000000" w:rsidR="00000000" w:rsidRPr="00000000">
        <w:rPr>
          <w:rtl w:val="0"/>
        </w:rPr>
      </w:r>
    </w:p>
    <w:p w:rsidR="00000000" w:rsidDel="00000000" w:rsidP="00000000" w:rsidRDefault="00000000" w:rsidRPr="00000000" w14:paraId="00000024">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Nunito" w:cs="Nunito" w:eastAsia="Nunito" w:hAnsi="Nunito"/>
          <w:b w:val="0"/>
          <w:i w:val="0"/>
          <w:smallCaps w:val="0"/>
          <w:strike w:val="0"/>
          <w:shd w:fill="auto" w:val="clear"/>
        </w:rPr>
      </w:pPr>
      <w:r w:rsidDel="00000000" w:rsidR="00000000" w:rsidRPr="00000000">
        <w:rPr>
          <w:rFonts w:ascii="Nunito" w:cs="Nunito" w:eastAsia="Nunito" w:hAnsi="Nunito"/>
          <w:b w:val="0"/>
          <w:i w:val="0"/>
          <w:smallCaps w:val="0"/>
          <w:strike w:val="0"/>
          <w:u w:val="none"/>
          <w:shd w:fill="auto" w:val="clear"/>
          <w:rtl w:val="0"/>
        </w:rPr>
        <w:t xml:space="preserve">Significant improvement in job completion rate &amp; increased staff retention due to a change in morale from best practice. </w:t>
      </w:r>
      <w:r w:rsidDel="00000000" w:rsidR="00000000" w:rsidRPr="00000000">
        <w:rPr>
          <w:rtl w:val="0"/>
        </w:rPr>
      </w:r>
    </w:p>
    <w:p w:rsidR="00000000" w:rsidDel="00000000" w:rsidP="00000000" w:rsidRDefault="00000000" w:rsidRPr="00000000" w14:paraId="00000025">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Nunito" w:cs="Nunito" w:eastAsia="Nunito" w:hAnsi="Nunito"/>
          <w:b w:val="0"/>
          <w:i w:val="0"/>
          <w:smallCaps w:val="0"/>
          <w:strike w:val="0"/>
          <w:shd w:fill="auto" w:val="clear"/>
        </w:rPr>
      </w:pPr>
      <w:r w:rsidDel="00000000" w:rsidR="00000000" w:rsidRPr="00000000">
        <w:rPr>
          <w:rFonts w:ascii="Nunito" w:cs="Nunito" w:eastAsia="Nunito" w:hAnsi="Nunito"/>
          <w:rtl w:val="0"/>
        </w:rPr>
        <w:t xml:space="preserve">Drove the </w:t>
      </w:r>
      <w:r w:rsidDel="00000000" w:rsidR="00000000" w:rsidRPr="00000000">
        <w:rPr>
          <w:rFonts w:ascii="Nunito" w:cs="Nunito" w:eastAsia="Nunito" w:hAnsi="Nunito"/>
          <w:b w:val="0"/>
          <w:i w:val="0"/>
          <w:smallCaps w:val="0"/>
          <w:strike w:val="0"/>
          <w:u w:val="none"/>
          <w:shd w:fill="auto" w:val="clear"/>
          <w:rtl w:val="0"/>
        </w:rPr>
        <w:t xml:space="preserve"> strategy resulting in a 30% performance gain.</w:t>
      </w:r>
      <w:r w:rsidDel="00000000" w:rsidR="00000000" w:rsidRPr="00000000">
        <w:rPr>
          <w:rtl w:val="0"/>
        </w:rPr>
      </w:r>
    </w:p>
    <w:p w:rsidR="00000000" w:rsidDel="00000000" w:rsidP="00000000" w:rsidRDefault="00000000" w:rsidRPr="00000000" w14:paraId="00000026">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Nunito" w:cs="Nunito" w:eastAsia="Nunito" w:hAnsi="Nunito"/>
          <w:b w:val="0"/>
          <w:i w:val="0"/>
          <w:smallCaps w:val="0"/>
          <w:strike w:val="0"/>
          <w:shd w:fill="auto" w:val="clear"/>
        </w:rPr>
      </w:pPr>
      <w:r w:rsidDel="00000000" w:rsidR="00000000" w:rsidRPr="00000000">
        <w:rPr>
          <w:rFonts w:ascii="Nunito" w:cs="Nunito" w:eastAsia="Nunito" w:hAnsi="Nunito"/>
          <w:b w:val="0"/>
          <w:i w:val="0"/>
          <w:smallCaps w:val="0"/>
          <w:strike w:val="0"/>
          <w:u w:val="none"/>
          <w:shd w:fill="auto" w:val="clear"/>
          <w:rtl w:val="0"/>
        </w:rPr>
        <w:t xml:space="preserve">Configured Planned Maintenance strategy reducing breakdowns by 39% breakdown.</w:t>
      </w:r>
      <w:r w:rsidDel="00000000" w:rsidR="00000000" w:rsidRPr="00000000">
        <w:rPr>
          <w:rtl w:val="0"/>
        </w:rPr>
      </w:r>
    </w:p>
    <w:p w:rsidR="00000000" w:rsidDel="00000000" w:rsidP="00000000" w:rsidRDefault="00000000" w:rsidRPr="00000000" w14:paraId="00000027">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Nunito" w:cs="Nunito" w:eastAsia="Nunito" w:hAnsi="Nunito"/>
          <w:b w:val="0"/>
          <w:i w:val="0"/>
          <w:smallCaps w:val="0"/>
          <w:strike w:val="0"/>
          <w:shd w:fill="auto" w:val="clear"/>
        </w:rPr>
      </w:pPr>
      <w:r w:rsidDel="00000000" w:rsidR="00000000" w:rsidRPr="00000000">
        <w:rPr>
          <w:rFonts w:ascii="Nunito" w:cs="Nunito" w:eastAsia="Nunito" w:hAnsi="Nunito"/>
          <w:b w:val="0"/>
          <w:i w:val="0"/>
          <w:smallCaps w:val="0"/>
          <w:strike w:val="0"/>
          <w:u w:val="none"/>
          <w:shd w:fill="auto" w:val="clear"/>
          <w:rtl w:val="0"/>
        </w:rPr>
        <w:t xml:space="preserve">Redefined Products and service strategy focused on vertical sectors 40% sales increase.</w:t>
      </w:r>
      <w:r w:rsidDel="00000000" w:rsidR="00000000" w:rsidRPr="00000000">
        <w:rPr>
          <w:rtl w:val="0"/>
        </w:rPr>
      </w:r>
    </w:p>
    <w:p w:rsidR="00000000" w:rsidDel="00000000" w:rsidP="00000000" w:rsidRDefault="00000000" w:rsidRPr="00000000" w14:paraId="00000028">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Nunito" w:cs="Nunito" w:eastAsia="Nunito" w:hAnsi="Nunito"/>
          <w:b w:val="0"/>
          <w:i w:val="0"/>
          <w:smallCaps w:val="0"/>
          <w:strike w:val="0"/>
          <w:shd w:fill="auto" w:val="clear"/>
        </w:rPr>
      </w:pPr>
      <w:r w:rsidDel="00000000" w:rsidR="00000000" w:rsidRPr="00000000">
        <w:rPr>
          <w:rFonts w:ascii="Nunito" w:cs="Nunito" w:eastAsia="Nunito" w:hAnsi="Nunito"/>
          <w:b w:val="0"/>
          <w:i w:val="0"/>
          <w:smallCaps w:val="0"/>
          <w:strike w:val="0"/>
          <w:u w:val="none"/>
          <w:shd w:fill="auto" w:val="clear"/>
          <w:rtl w:val="0"/>
        </w:rPr>
        <w:t xml:space="preserve">Dramatically increased supply performance from 65% to 95% as a mean in less than 12 months.</w:t>
      </w:r>
      <w:r w:rsidDel="00000000" w:rsidR="00000000" w:rsidRPr="00000000">
        <w:rPr>
          <w:rtl w:val="0"/>
        </w:rPr>
      </w:r>
    </w:p>
    <w:p w:rsidR="00000000" w:rsidDel="00000000" w:rsidP="00000000" w:rsidRDefault="00000000" w:rsidRPr="00000000" w14:paraId="00000029">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Nunito" w:cs="Nunito" w:eastAsia="Nunito" w:hAnsi="Nunito"/>
          <w:b w:val="0"/>
          <w:i w:val="0"/>
          <w:smallCaps w:val="0"/>
          <w:strike w:val="0"/>
          <w:shd w:fill="auto" w:val="clear"/>
        </w:rPr>
      </w:pPr>
      <w:r w:rsidDel="00000000" w:rsidR="00000000" w:rsidRPr="00000000">
        <w:rPr>
          <w:rFonts w:ascii="Nunito" w:cs="Nunito" w:eastAsia="Nunito" w:hAnsi="Nunito"/>
          <w:b w:val="0"/>
          <w:i w:val="0"/>
          <w:smallCaps w:val="0"/>
          <w:strike w:val="0"/>
          <w:u w:val="none"/>
          <w:shd w:fill="auto" w:val="clear"/>
          <w:rtl w:val="0"/>
        </w:rPr>
        <w:t xml:space="preserve">Achieved the single retained executive fee of £80k.</w:t>
      </w:r>
      <w:r w:rsidDel="00000000" w:rsidR="00000000" w:rsidRPr="00000000">
        <w:rPr>
          <w:rtl w:val="0"/>
        </w:rPr>
      </w:r>
    </w:p>
    <w:p w:rsidR="00000000" w:rsidDel="00000000" w:rsidP="00000000" w:rsidRDefault="00000000" w:rsidRPr="00000000" w14:paraId="0000002A">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Nunito" w:cs="Nunito" w:eastAsia="Nunito" w:hAnsi="Nunito"/>
          <w:b w:val="0"/>
          <w:i w:val="0"/>
          <w:smallCaps w:val="0"/>
          <w:strike w:val="0"/>
          <w:shd w:fill="auto" w:val="clear"/>
        </w:rPr>
      </w:pPr>
      <w:r w:rsidDel="00000000" w:rsidR="00000000" w:rsidRPr="00000000">
        <w:rPr>
          <w:rFonts w:ascii="Nunito" w:cs="Nunito" w:eastAsia="Nunito" w:hAnsi="Nunito"/>
          <w:b w:val="0"/>
          <w:i w:val="0"/>
          <w:smallCaps w:val="0"/>
          <w:strike w:val="0"/>
          <w:u w:val="none"/>
          <w:shd w:fill="auto" w:val="clear"/>
          <w:rtl w:val="0"/>
        </w:rPr>
        <w:t xml:space="preserve">Secured preferred supplier status for SAP expertise valued at £500,000 year 1.</w:t>
      </w: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center"/>
        <w:rPr>
          <w:rFonts w:ascii="Nunito" w:cs="Nunito" w:eastAsia="Nunito" w:hAnsi="Nunito"/>
          <w:b w:val="0"/>
          <w:i w:val="0"/>
          <w:smallCaps w:val="0"/>
          <w:strike w:val="0"/>
          <w:u w:val="none"/>
          <w:shd w:fill="auto" w:val="clear"/>
        </w:rPr>
      </w:pP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center"/>
        <w:rPr>
          <w:rFonts w:ascii="Nunito" w:cs="Nunito" w:eastAsia="Nunito" w:hAnsi="Nunito"/>
          <w:b w:val="0"/>
          <w:i w:val="0"/>
          <w:smallCaps w:val="0"/>
          <w:strike w:val="0"/>
          <w:u w:val="none"/>
          <w:shd w:fill="auto" w:val="clear"/>
        </w:rPr>
      </w:pPr>
      <w:r w:rsidDel="00000000" w:rsidR="00000000" w:rsidRPr="00000000">
        <w:rPr>
          <w:rFonts w:ascii="Nunito" w:cs="Nunito" w:eastAsia="Nunito" w:hAnsi="Nunito"/>
          <w:rtl w:val="0"/>
        </w:rPr>
        <w:t xml:space="preserve">Work Experience</w:t>
      </w: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Nunito" w:cs="Nunito" w:eastAsia="Nunito" w:hAnsi="Nunito"/>
          <w:b w:val="1"/>
        </w:rPr>
      </w:pPr>
      <w:r w:rsidDel="00000000" w:rsidR="00000000" w:rsidRPr="00000000">
        <w:rPr>
          <w:rFonts w:ascii="Nunito" w:cs="Nunito" w:eastAsia="Nunito" w:hAnsi="Nunito"/>
          <w:b w:val="1"/>
          <w:rtl w:val="0"/>
        </w:rPr>
        <w:t xml:space="preserve">02/18 -present </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Nunito" w:cs="Nunito" w:eastAsia="Nunito" w:hAnsi="Nunito"/>
        </w:rPr>
      </w:pPr>
      <w:r w:rsidDel="00000000" w:rsidR="00000000" w:rsidRPr="00000000">
        <w:rPr>
          <w:rFonts w:ascii="Nunito" w:cs="Nunito" w:eastAsia="Nunito" w:hAnsi="Nunito"/>
          <w:rtl w:val="0"/>
        </w:rPr>
        <w:t xml:space="preserve">Currently working on development projects within the fields of AI and Expert Systems  UI/UX design. </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Nunito" w:cs="Nunito" w:eastAsia="Nunito" w:hAnsi="Nunito"/>
        </w:rPr>
      </w:pPr>
      <w:r w:rsidDel="00000000" w:rsidR="00000000" w:rsidRPr="00000000">
        <w:rPr>
          <w:rFonts w:ascii="Nunito" w:cs="Nunito" w:eastAsia="Nunito" w:hAnsi="Nunito"/>
          <w:rtl w:val="0"/>
        </w:rPr>
        <w:t xml:space="preserve">The projects are focused on providing business solutions utilising web and Sever based technologies to include CRUD, MEAN.</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Nunito" w:cs="Nunito" w:eastAsia="Nunito" w:hAnsi="Nunito"/>
        </w:rPr>
      </w:pPr>
      <w:r w:rsidDel="00000000" w:rsidR="00000000" w:rsidRPr="00000000">
        <w:rPr>
          <w:rFonts w:ascii="Nunito" w:cs="Nunito" w:eastAsia="Nunito" w:hAnsi="Nunito"/>
          <w:rtl w:val="0"/>
        </w:rPr>
        <w:t xml:space="preserve">Languages: Javascript, HTML5,CSS3, &amp; PHP, </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Nunito" w:cs="Nunito" w:eastAsia="Nunito" w:hAnsi="Nunito"/>
        </w:rPr>
      </w:pPr>
      <w:r w:rsidDel="00000000" w:rsidR="00000000" w:rsidRPr="00000000">
        <w:rPr>
          <w:rFonts w:ascii="Nunito" w:cs="Nunito" w:eastAsia="Nunito" w:hAnsi="Nunito"/>
          <w:rtl w:val="0"/>
        </w:rPr>
        <w:t xml:space="preserve">Database: SQL as the backend with Oracle and Access frontend   </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Nunito" w:cs="Nunito" w:eastAsia="Nunito" w:hAnsi="Nunito"/>
        </w:rPr>
      </w:pPr>
      <w:r w:rsidDel="00000000" w:rsidR="00000000" w:rsidRPr="00000000">
        <w:rPr>
          <w:rtl w:val="0"/>
        </w:rPr>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Nunito" w:cs="Nunito" w:eastAsia="Nunito" w:hAnsi="Nunito"/>
        </w:rPr>
      </w:pP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Nunito" w:cs="Nunito" w:eastAsia="Nunito" w:hAnsi="Nunito"/>
          <w:b w:val="1"/>
        </w:rPr>
      </w:pP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Nunito" w:cs="Nunito" w:eastAsia="Nunito" w:hAnsi="Nunito"/>
          <w:b w:val="0"/>
          <w:i w:val="0"/>
          <w:smallCaps w:val="0"/>
          <w:strike w:val="0"/>
          <w:u w:val="none"/>
          <w:shd w:fill="auto" w:val="clear"/>
        </w:rPr>
      </w:pPr>
      <w:r w:rsidDel="00000000" w:rsidR="00000000" w:rsidRPr="00000000">
        <w:rPr>
          <w:rFonts w:ascii="Nunito" w:cs="Nunito" w:eastAsia="Nunito" w:hAnsi="Nunito"/>
          <w:b w:val="1"/>
          <w:i w:val="0"/>
          <w:smallCaps w:val="0"/>
          <w:strike w:val="0"/>
          <w:u w:val="none"/>
          <w:shd w:fill="auto" w:val="clear"/>
          <w:rtl w:val="0"/>
        </w:rPr>
        <w:t xml:space="preserve">04/2015 – 02/</w:t>
      </w:r>
      <w:r w:rsidDel="00000000" w:rsidR="00000000" w:rsidRPr="00000000">
        <w:rPr>
          <w:rFonts w:ascii="Nunito" w:cs="Nunito" w:eastAsia="Nunito" w:hAnsi="Nunito"/>
          <w:b w:val="1"/>
          <w:rtl w:val="0"/>
        </w:rPr>
        <w:t xml:space="preserve">18</w:t>
      </w:r>
      <w:r w:rsidDel="00000000" w:rsidR="00000000" w:rsidRPr="00000000">
        <w:rPr>
          <w:rFonts w:ascii="Nunito" w:cs="Nunito" w:eastAsia="Nunito" w:hAnsi="Nunito"/>
          <w:b w:val="0"/>
          <w:i w:val="0"/>
          <w:smallCaps w:val="0"/>
          <w:strike w:val="0"/>
          <w:u w:val="none"/>
          <w:shd w:fill="auto" w:val="clear"/>
          <w:rtl w:val="0"/>
        </w:rPr>
        <w:t xml:space="preserve">                                             </w:t>
      </w:r>
      <w:r w:rsidDel="00000000" w:rsidR="00000000" w:rsidRPr="00000000">
        <w:rPr>
          <w:rFonts w:ascii="Nunito" w:cs="Nunito" w:eastAsia="Nunito" w:hAnsi="Nunito"/>
          <w:b w:val="1"/>
          <w:i w:val="0"/>
          <w:smallCaps w:val="0"/>
          <w:strike w:val="0"/>
          <w:u w:val="none"/>
          <w:shd w:fill="auto" w:val="clear"/>
          <w:rtl w:val="0"/>
        </w:rPr>
        <w:t xml:space="preserve">Consulting Engineer, </w:t>
      </w:r>
      <w:r w:rsidDel="00000000" w:rsidR="00000000" w:rsidRPr="00000000">
        <w:rPr>
          <w:rFonts w:ascii="Nunito" w:cs="Nunito" w:eastAsia="Nunito" w:hAnsi="Nunito"/>
          <w:b w:val="1"/>
          <w:i w:val="1"/>
          <w:smallCaps w:val="0"/>
          <w:strike w:val="0"/>
          <w:u w:val="none"/>
          <w:shd w:fill="auto" w:val="clear"/>
          <w:rtl w:val="0"/>
        </w:rPr>
        <w:t xml:space="preserve">Think Maintenance! Ltd, </w:t>
      </w:r>
      <w:r w:rsidDel="00000000" w:rsidR="00000000" w:rsidRPr="00000000">
        <w:rPr>
          <w:rFonts w:ascii="Nunito" w:cs="Nunito" w:eastAsia="Nunito" w:hAnsi="Nunito"/>
          <w:b w:val="1"/>
          <w:i w:val="0"/>
          <w:smallCaps w:val="0"/>
          <w:strike w:val="0"/>
          <w:u w:val="none"/>
          <w:shd w:fill="auto" w:val="clear"/>
          <w:rtl w:val="0"/>
        </w:rPr>
        <w:t xml:space="preserve">Norwich &amp; Grenada</w:t>
      </w: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Nunito" w:cs="Nunito" w:eastAsia="Nunito" w:hAnsi="Nunito"/>
          <w:b w:val="0"/>
          <w:i w:val="0"/>
          <w:smallCaps w:val="0"/>
          <w:strike w:val="0"/>
          <w:u w:val="none"/>
          <w:shd w:fill="auto" w:val="clear"/>
        </w:rPr>
      </w:pPr>
      <w:r w:rsidDel="00000000" w:rsidR="00000000" w:rsidRPr="00000000">
        <w:rPr>
          <w:rFonts w:ascii="Nunito" w:cs="Nunito" w:eastAsia="Nunito" w:hAnsi="Nunito"/>
          <w:b w:val="1"/>
          <w:i w:val="1"/>
          <w:rtl w:val="0"/>
        </w:rPr>
        <w:t xml:space="preserve">Requirements of the role</w:t>
      </w:r>
      <w:r w:rsidDel="00000000" w:rsidR="00000000" w:rsidRPr="00000000">
        <w:rPr>
          <w:rFonts w:ascii="Nunito" w:cs="Nunito" w:eastAsia="Nunito" w:hAnsi="Nunito"/>
          <w:b w:val="1"/>
          <w:i w:val="1"/>
          <w:smallCaps w:val="0"/>
          <w:strike w:val="0"/>
          <w:u w:val="none"/>
          <w:shd w:fill="auto" w:val="clear"/>
          <w:rtl w:val="0"/>
        </w:rPr>
        <w:t xml:space="preserve"> </w:t>
      </w:r>
      <w:r w:rsidDel="00000000" w:rsidR="00000000" w:rsidRPr="00000000">
        <w:rPr>
          <w:rFonts w:ascii="Nunito" w:cs="Nunito" w:eastAsia="Nunito" w:hAnsi="Nunito"/>
          <w:b w:val="0"/>
          <w:i w:val="0"/>
          <w:smallCaps w:val="0"/>
          <w:strike w:val="0"/>
          <w:u w:val="none"/>
          <w:shd w:fill="auto" w:val="clear"/>
          <w:rtl w:val="0"/>
        </w:rPr>
        <w:t xml:space="preserve">                                                                                                                  </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Nunito" w:cs="Nunito" w:eastAsia="Nunito" w:hAnsi="Nunito"/>
          <w:b w:val="1"/>
          <w:i w:val="0"/>
          <w:smallCaps w:val="0"/>
          <w:strike w:val="0"/>
          <w:u w:val="none"/>
          <w:shd w:fill="auto" w:val="clear"/>
        </w:rPr>
      </w:pPr>
      <w:r w:rsidDel="00000000" w:rsidR="00000000" w:rsidRPr="00000000">
        <w:rPr>
          <w:rFonts w:ascii="Nunito" w:cs="Nunito" w:eastAsia="Nunito" w:hAnsi="Nunito"/>
          <w:b w:val="0"/>
          <w:i w:val="0"/>
          <w:smallCaps w:val="0"/>
          <w:strike w:val="0"/>
          <w:u w:val="none"/>
          <w:shd w:fill="auto" w:val="clear"/>
          <w:rtl w:val="0"/>
        </w:rPr>
        <w:t xml:space="preserve">Produced project documentation, and led a significant number of diverse project assignments within facilities, a commercial sector including EPC directives in compliance with the Energy Performance Certification. </w:t>
      </w:r>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Nunito" w:cs="Nunito" w:eastAsia="Nunito" w:hAnsi="Nunito"/>
          <w:b w:val="0"/>
          <w:i w:val="0"/>
          <w:smallCaps w:val="0"/>
          <w:strike w:val="0"/>
          <w:u w:val="none"/>
          <w:shd w:fill="auto" w:val="clear"/>
        </w:rPr>
      </w:pPr>
      <w:r w:rsidDel="00000000" w:rsidR="00000000" w:rsidRPr="00000000">
        <w:rPr>
          <w:rFonts w:ascii="Nunito" w:cs="Nunito" w:eastAsia="Nunito" w:hAnsi="Nunito"/>
          <w:b w:val="1"/>
          <w:i w:val="0"/>
          <w:smallCaps w:val="0"/>
          <w:strike w:val="0"/>
          <w:u w:val="none"/>
          <w:shd w:fill="auto" w:val="clear"/>
          <w:rtl w:val="0"/>
        </w:rPr>
        <w:t xml:space="preserve">Soft skills</w:t>
      </w:r>
      <w:r w:rsidDel="00000000" w:rsidR="00000000" w:rsidRPr="00000000">
        <w:rPr>
          <w:rFonts w:ascii="Nunito" w:cs="Nunito" w:eastAsia="Nunito" w:hAnsi="Nunito"/>
          <w:b w:val="0"/>
          <w:i w:val="0"/>
          <w:smallCaps w:val="0"/>
          <w:strike w:val="0"/>
          <w:u w:val="none"/>
          <w:shd w:fill="auto" w:val="clear"/>
          <w:rtl w:val="0"/>
        </w:rPr>
        <w:t xml:space="preserve"> </w:t>
      </w:r>
      <w:r w:rsidDel="00000000" w:rsidR="00000000" w:rsidRPr="00000000">
        <w:rPr>
          <w:rFonts w:ascii="Nunito" w:cs="Nunito" w:eastAsia="Nunito" w:hAnsi="Nunito"/>
          <w:b w:val="1"/>
          <w:i w:val="0"/>
          <w:smallCaps w:val="0"/>
          <w:strike w:val="0"/>
          <w:u w:val="none"/>
          <w:shd w:fill="auto" w:val="clear"/>
          <w:rtl w:val="0"/>
        </w:rPr>
        <w:t xml:space="preserve">employed:</w:t>
      </w:r>
      <w:r w:rsidDel="00000000" w:rsidR="00000000" w:rsidRPr="00000000">
        <w:rPr>
          <w:rFonts w:ascii="Nunito" w:cs="Nunito" w:eastAsia="Nunito" w:hAnsi="Nunito"/>
          <w:b w:val="0"/>
          <w:i w:val="0"/>
          <w:smallCaps w:val="0"/>
          <w:strike w:val="0"/>
          <w:u w:val="none"/>
          <w:shd w:fill="auto" w:val="clear"/>
          <w:rtl w:val="0"/>
        </w:rPr>
        <w:t xml:space="preserve"> Empathy, Clarity of Directives, Confidence, Refined  Communication, Motivation</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Nunito" w:cs="Nunito" w:eastAsia="Nunito" w:hAnsi="Nunito"/>
        </w:rPr>
      </w:pPr>
      <w:r w:rsidDel="00000000" w:rsidR="00000000" w:rsidRPr="00000000">
        <w:rPr>
          <w:rFonts w:ascii="Nunito" w:cs="Nunito" w:eastAsia="Nunito" w:hAnsi="Nunito"/>
          <w:rtl w:val="0"/>
        </w:rPr>
        <w:t xml:space="preserve">Approach</w:t>
      </w:r>
    </w:p>
    <w:p w:rsidR="00000000" w:rsidDel="00000000" w:rsidP="00000000" w:rsidRDefault="00000000" w:rsidRPr="00000000" w14:paraId="0000003A">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56" w:lineRule="auto"/>
        <w:ind w:left="360" w:right="0" w:hanging="360"/>
        <w:jc w:val="both"/>
        <w:rPr>
          <w:b w:val="0"/>
          <w:i w:val="0"/>
          <w:smallCaps w:val="0"/>
          <w:strike w:val="0"/>
          <w:shd w:fill="auto" w:val="clear"/>
        </w:rPr>
      </w:pPr>
      <w:r w:rsidDel="00000000" w:rsidR="00000000" w:rsidRPr="00000000">
        <w:rPr>
          <w:rFonts w:ascii="Nunito" w:cs="Nunito" w:eastAsia="Nunito" w:hAnsi="Nunito"/>
          <w:rtl w:val="0"/>
        </w:rPr>
        <w:t xml:space="preserve">Lead workshops</w:t>
      </w:r>
      <w:r w:rsidDel="00000000" w:rsidR="00000000" w:rsidRPr="00000000">
        <w:rPr>
          <w:rFonts w:ascii="Nunito" w:cs="Nunito" w:eastAsia="Nunito" w:hAnsi="Nunito"/>
          <w:b w:val="0"/>
          <w:i w:val="0"/>
          <w:smallCaps w:val="0"/>
          <w:strike w:val="0"/>
          <w:u w:val="none"/>
          <w:shd w:fill="auto" w:val="clear"/>
          <w:rtl w:val="0"/>
        </w:rPr>
        <w:t xml:space="preserve"> to improve services and reliability within critical operational infrastructures. </w:t>
      </w:r>
      <w:r w:rsidDel="00000000" w:rsidR="00000000" w:rsidRPr="00000000">
        <w:rPr>
          <w:rtl w:val="0"/>
        </w:rPr>
      </w:r>
    </w:p>
    <w:p w:rsidR="00000000" w:rsidDel="00000000" w:rsidP="00000000" w:rsidRDefault="00000000" w:rsidRPr="00000000" w14:paraId="0000003B">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56" w:lineRule="auto"/>
        <w:ind w:left="360" w:right="0" w:hanging="360"/>
        <w:jc w:val="both"/>
        <w:rPr>
          <w:b w:val="0"/>
          <w:i w:val="0"/>
          <w:smallCaps w:val="0"/>
          <w:strike w:val="0"/>
          <w:shd w:fill="auto" w:val="clear"/>
        </w:rPr>
      </w:pPr>
      <w:r w:rsidDel="00000000" w:rsidR="00000000" w:rsidRPr="00000000">
        <w:rPr>
          <w:rFonts w:ascii="Nunito" w:cs="Nunito" w:eastAsia="Nunito" w:hAnsi="Nunito"/>
          <w:b w:val="0"/>
          <w:i w:val="0"/>
          <w:smallCaps w:val="0"/>
          <w:strike w:val="0"/>
          <w:u w:val="none"/>
          <w:shd w:fill="auto" w:val="clear"/>
          <w:rtl w:val="0"/>
        </w:rPr>
        <w:t xml:space="preserve">Managed stakeholder expectations</w:t>
      </w:r>
      <w:r w:rsidDel="00000000" w:rsidR="00000000" w:rsidRPr="00000000">
        <w:rPr>
          <w:rtl w:val="0"/>
        </w:rPr>
      </w:r>
    </w:p>
    <w:p w:rsidR="00000000" w:rsidDel="00000000" w:rsidP="00000000" w:rsidRDefault="00000000" w:rsidRPr="00000000" w14:paraId="0000003C">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56" w:lineRule="auto"/>
        <w:ind w:left="360" w:right="0" w:hanging="360"/>
        <w:jc w:val="both"/>
        <w:rPr>
          <w:b w:val="0"/>
          <w:i w:val="0"/>
          <w:smallCaps w:val="0"/>
          <w:strike w:val="0"/>
          <w:shd w:fill="auto" w:val="clear"/>
        </w:rPr>
      </w:pPr>
      <w:r w:rsidDel="00000000" w:rsidR="00000000" w:rsidRPr="00000000">
        <w:rPr>
          <w:rFonts w:ascii="Nunito" w:cs="Nunito" w:eastAsia="Nunito" w:hAnsi="Nunito"/>
          <w:b w:val="0"/>
          <w:i w:val="0"/>
          <w:smallCaps w:val="0"/>
          <w:strike w:val="0"/>
          <w:u w:val="none"/>
          <w:shd w:fill="auto" w:val="clear"/>
          <w:rtl w:val="0"/>
        </w:rPr>
        <w:t xml:space="preserve">Defined Risk management strategy, monitoring project risks.</w:t>
      </w:r>
      <w:r w:rsidDel="00000000" w:rsidR="00000000" w:rsidRPr="00000000">
        <w:rPr>
          <w:rtl w:val="0"/>
        </w:rPr>
      </w:r>
    </w:p>
    <w:p w:rsidR="00000000" w:rsidDel="00000000" w:rsidP="00000000" w:rsidRDefault="00000000" w:rsidRPr="00000000" w14:paraId="0000003D">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56" w:lineRule="auto"/>
        <w:ind w:left="360" w:right="0" w:hanging="360"/>
        <w:jc w:val="both"/>
        <w:rPr>
          <w:b w:val="1"/>
          <w:i w:val="0"/>
          <w:smallCaps w:val="0"/>
          <w:strike w:val="0"/>
          <w:shd w:fill="auto" w:val="clear"/>
        </w:rPr>
      </w:pPr>
      <w:r w:rsidDel="00000000" w:rsidR="00000000" w:rsidRPr="00000000">
        <w:rPr>
          <w:rFonts w:ascii="Nunito" w:cs="Nunito" w:eastAsia="Nunito" w:hAnsi="Nunito"/>
          <w:b w:val="0"/>
          <w:i w:val="0"/>
          <w:smallCaps w:val="0"/>
          <w:strike w:val="0"/>
          <w:u w:val="none"/>
          <w:shd w:fill="auto" w:val="clear"/>
          <w:rtl w:val="0"/>
        </w:rPr>
        <w:t xml:space="preserve">Established research activities for benchmarking processes &amp; products</w:t>
      </w:r>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720" w:right="0" w:firstLine="0"/>
        <w:jc w:val="both"/>
        <w:rPr>
          <w:rFonts w:ascii="Nunito" w:cs="Nunito" w:eastAsia="Nunito" w:hAnsi="Nunito"/>
          <w:b w:val="1"/>
        </w:rPr>
      </w:pPr>
      <w:r w:rsidDel="00000000" w:rsidR="00000000" w:rsidRPr="00000000">
        <w:rPr>
          <w:rFonts w:ascii="Nunito" w:cs="Nunito" w:eastAsia="Nunito" w:hAnsi="Nunito"/>
          <w:b w:val="1"/>
          <w:rtl w:val="0"/>
        </w:rPr>
        <w:t xml:space="preserve">Analytical Skills</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Nunito" w:cs="Nunito" w:eastAsia="Nunito" w:hAnsi="Nunito"/>
          <w:b w:val="0"/>
          <w:i w:val="0"/>
          <w:smallCaps w:val="0"/>
          <w:strike w:val="0"/>
          <w:u w:val="none"/>
          <w:shd w:fill="auto" w:val="clear"/>
        </w:rPr>
      </w:pPr>
      <w:r w:rsidDel="00000000" w:rsidR="00000000" w:rsidRPr="00000000">
        <w:rPr>
          <w:rFonts w:ascii="Nunito" w:cs="Nunito" w:eastAsia="Nunito" w:hAnsi="Nunito"/>
          <w:b w:val="1"/>
          <w:i w:val="0"/>
          <w:smallCaps w:val="0"/>
          <w:strike w:val="0"/>
          <w:u w:val="none"/>
          <w:shd w:fill="auto" w:val="clear"/>
          <w:rtl w:val="0"/>
        </w:rPr>
        <w:t xml:space="preserve">Hard skill: </w:t>
      </w:r>
      <w:r w:rsidDel="00000000" w:rsidR="00000000" w:rsidRPr="00000000">
        <w:rPr>
          <w:rFonts w:ascii="Nunito" w:cs="Nunito" w:eastAsia="Nunito" w:hAnsi="Nunito"/>
          <w:b w:val="0"/>
          <w:i w:val="0"/>
          <w:smallCaps w:val="0"/>
          <w:strike w:val="0"/>
          <w:u w:val="none"/>
          <w:shd w:fill="auto" w:val="clear"/>
          <w:rtl w:val="0"/>
        </w:rPr>
        <w:t xml:space="preserve">Data Analysis, Data Presentation, Microsoft Office Suite programming, Analytical Thinking, </w:t>
      </w:r>
      <w:r w:rsidDel="00000000" w:rsidR="00000000" w:rsidRPr="00000000">
        <w:rPr>
          <w:rFonts w:ascii="Nunito" w:cs="Nunito" w:eastAsia="Nunito" w:hAnsi="Nunito"/>
          <w:b w:val="1"/>
          <w:i w:val="0"/>
          <w:smallCaps w:val="0"/>
          <w:strike w:val="0"/>
          <w:u w:val="none"/>
          <w:shd w:fill="auto" w:val="clear"/>
          <w:rtl w:val="0"/>
        </w:rPr>
        <w:t xml:space="preserve">10/2013 - 04/2015  </w:t>
      </w:r>
      <w:r w:rsidDel="00000000" w:rsidR="00000000" w:rsidRPr="00000000">
        <w:rPr>
          <w:rFonts w:ascii="Nunito" w:cs="Nunito" w:eastAsia="Nunito" w:hAnsi="Nunito"/>
          <w:b w:val="0"/>
          <w:i w:val="0"/>
          <w:smallCaps w:val="0"/>
          <w:strike w:val="0"/>
          <w:u w:val="none"/>
          <w:shd w:fill="auto" w:val="clear"/>
          <w:rtl w:val="0"/>
        </w:rPr>
        <w:t xml:space="preserve">                                                                                     </w:t>
      </w:r>
      <w:r w:rsidDel="00000000" w:rsidR="00000000" w:rsidRPr="00000000">
        <w:rPr>
          <w:rFonts w:ascii="Nunito" w:cs="Nunito" w:eastAsia="Nunito" w:hAnsi="Nunito"/>
          <w:b w:val="1"/>
          <w:i w:val="0"/>
          <w:smallCaps w:val="0"/>
          <w:strike w:val="0"/>
          <w:u w:val="none"/>
          <w:shd w:fill="auto" w:val="clear"/>
          <w:rtl w:val="0"/>
        </w:rPr>
        <w:t xml:space="preserve">Supply Chain Performance Consultant, </w:t>
      </w:r>
      <w:r w:rsidDel="00000000" w:rsidR="00000000" w:rsidRPr="00000000">
        <w:rPr>
          <w:rFonts w:ascii="Nunito" w:cs="Nunito" w:eastAsia="Nunito" w:hAnsi="Nunito"/>
          <w:b w:val="1"/>
          <w:i w:val="1"/>
          <w:smallCaps w:val="0"/>
          <w:strike w:val="0"/>
          <w:u w:val="none"/>
          <w:shd w:fill="auto" w:val="clear"/>
          <w:rtl w:val="0"/>
        </w:rPr>
        <w:t xml:space="preserve">HomeServe PLC</w:t>
      </w:r>
      <w:r w:rsidDel="00000000" w:rsidR="00000000" w:rsidRPr="00000000">
        <w:rPr>
          <w:rFonts w:ascii="Nunito" w:cs="Nunito" w:eastAsia="Nunito" w:hAnsi="Nunito"/>
          <w:b w:val="1"/>
          <w:i w:val="0"/>
          <w:smallCaps w:val="0"/>
          <w:strike w:val="0"/>
          <w:u w:val="none"/>
          <w:shd w:fill="auto" w:val="clear"/>
          <w:rtl w:val="0"/>
        </w:rPr>
        <w:t xml:space="preserve">, Banbury</w:t>
      </w:r>
      <w:r w:rsidDel="00000000" w:rsidR="00000000" w:rsidRPr="00000000">
        <w:rPr>
          <w:rFonts w:ascii="Nunito" w:cs="Nunito" w:eastAsia="Nunito" w:hAnsi="Nunito"/>
          <w:b w:val="1"/>
          <w:rtl w:val="0"/>
        </w:rPr>
        <w:t xml:space="preserve">Role:</w:t>
      </w:r>
      <w:r w:rsidDel="00000000" w:rsidR="00000000" w:rsidRPr="00000000">
        <w:rPr>
          <w:rFonts w:ascii="Nunito" w:cs="Nunito" w:eastAsia="Nunito" w:hAnsi="Nunito"/>
          <w:b w:val="0"/>
          <w:i w:val="0"/>
          <w:smallCaps w:val="0"/>
          <w:strike w:val="0"/>
          <w:u w:val="none"/>
          <w:shd w:fill="auto" w:val="clear"/>
          <w:rtl w:val="0"/>
        </w:rPr>
        <w:t xml:space="preserve"> performance improvement </w:t>
      </w:r>
      <w:r w:rsidDel="00000000" w:rsidR="00000000" w:rsidRPr="00000000">
        <w:rPr>
          <w:rFonts w:ascii="Nunito" w:cs="Nunito" w:eastAsia="Nunito" w:hAnsi="Nunito"/>
          <w:rtl w:val="0"/>
        </w:rPr>
        <w:t xml:space="preserve">Consultant, </w:t>
      </w:r>
      <w:r w:rsidDel="00000000" w:rsidR="00000000" w:rsidRPr="00000000">
        <w:rPr>
          <w:rFonts w:ascii="Nunito" w:cs="Nunito" w:eastAsia="Nunito" w:hAnsi="Nunito"/>
          <w:b w:val="1"/>
          <w:rtl w:val="0"/>
        </w:rPr>
        <w:t xml:space="preserve">HomeServe </w:t>
      </w:r>
      <w:r w:rsidDel="00000000" w:rsidR="00000000" w:rsidRPr="00000000">
        <w:rPr>
          <w:rFonts w:ascii="Nunito" w:cs="Nunito" w:eastAsia="Nunito" w:hAnsi="Nunito"/>
          <w:rtl w:val="0"/>
        </w:rPr>
        <w:t xml:space="preserve">Plc</w:t>
      </w:r>
      <w:r w:rsidDel="00000000" w:rsidR="00000000" w:rsidRPr="00000000">
        <w:rPr>
          <w:rFonts w:ascii="Nunito" w:cs="Nunito" w:eastAsia="Nunito" w:hAnsi="Nunito"/>
          <w:b w:val="0"/>
          <w:i w:val="0"/>
          <w:smallCaps w:val="0"/>
          <w:strike w:val="0"/>
          <w:u w:val="none"/>
          <w:shd w:fill="auto" w:val="clear"/>
          <w:rtl w:val="0"/>
        </w:rPr>
        <w:t xml:space="preserve"> Plumbing and Drainage company in Europe</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Nunito" w:cs="Nunito" w:eastAsia="Nunito" w:hAnsi="Nunito"/>
        </w:rPr>
      </w:pPr>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Nunito" w:cs="Nunito" w:eastAsia="Nunito" w:hAnsi="Nuni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Nunito" w:cs="Nunito" w:eastAsia="Nunito" w:hAnsi="Nunito"/>
        </w:rPr>
        <w:sectPr>
          <w:type w:val="continuous"/>
          <w:pgSz w:h="16838" w:w="11906"/>
          <w:pgMar w:bottom="1440" w:top="789" w:left="1440" w:right="1440" w:header="732" w:footer="708"/>
          <w:cols w:equalWidth="0"/>
        </w:sectPr>
      </w:pP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Nunito" w:cs="Nunito" w:eastAsia="Nunito" w:hAnsi="Nunito"/>
          <w:b w:val="0"/>
          <w:i w:val="0"/>
          <w:smallCaps w:val="0"/>
          <w:strike w:val="0"/>
          <w:u w:val="none"/>
          <w:shd w:fill="auto" w:val="clear"/>
        </w:rPr>
      </w:pPr>
      <w:bookmarkStart w:colFirst="0" w:colLast="0" w:name="_30j0zll" w:id="1"/>
      <w:bookmarkEnd w:id="1"/>
      <w:r w:rsidDel="00000000" w:rsidR="00000000" w:rsidRPr="00000000">
        <w:rPr>
          <w:rFonts w:ascii="Nunito" w:cs="Nunito" w:eastAsia="Nunito" w:hAnsi="Nunito"/>
          <w:b w:val="1"/>
          <w:i w:val="0"/>
          <w:smallCaps w:val="0"/>
          <w:strike w:val="0"/>
          <w:u w:val="none"/>
          <w:shd w:fill="auto" w:val="clear"/>
          <w:rtl w:val="0"/>
        </w:rPr>
        <w:t xml:space="preserve">Objective:</w:t>
      </w:r>
      <w:r w:rsidDel="00000000" w:rsidR="00000000" w:rsidRPr="00000000">
        <w:rPr>
          <w:rFonts w:ascii="Nunito" w:cs="Nunito" w:eastAsia="Nunito" w:hAnsi="Nunito"/>
          <w:b w:val="0"/>
          <w:i w:val="0"/>
          <w:smallCaps w:val="0"/>
          <w:strike w:val="0"/>
          <w:u w:val="none"/>
          <w:shd w:fill="auto" w:val="clear"/>
          <w:rtl w:val="0"/>
        </w:rPr>
        <w:t xml:space="preserve"> Improve supply chain performance.  </w:t>
      </w:r>
      <w:r w:rsidDel="00000000" w:rsidR="00000000" w:rsidRPr="00000000">
        <w:rPr>
          <w:rFonts w:ascii="Nunito" w:cs="Nunito" w:eastAsia="Nunito" w:hAnsi="Nunito"/>
          <w:b w:val="1"/>
          <w:i w:val="0"/>
          <w:smallCaps w:val="0"/>
          <w:strike w:val="0"/>
          <w:u w:val="none"/>
          <w:shd w:fill="auto" w:val="clear"/>
          <w:rtl w:val="0"/>
        </w:rPr>
        <w:t xml:space="preserve">Method:</w:t>
      </w:r>
      <w:r w:rsidDel="00000000" w:rsidR="00000000" w:rsidRPr="00000000">
        <w:rPr>
          <w:rFonts w:ascii="Nunito" w:cs="Nunito" w:eastAsia="Nunito" w:hAnsi="Nunito"/>
          <w:b w:val="0"/>
          <w:i w:val="0"/>
          <w:smallCaps w:val="0"/>
          <w:strike w:val="0"/>
          <w:u w:val="none"/>
          <w:shd w:fill="auto" w:val="clear"/>
          <w:rtl w:val="0"/>
        </w:rPr>
        <w:t xml:space="preserve"> Process Change</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Nunito" w:cs="Nunito" w:eastAsia="Nunito" w:hAnsi="Nunito"/>
          <w:b w:val="1"/>
          <w:i w:val="0"/>
          <w:smallCaps w:val="0"/>
          <w:strike w:val="0"/>
          <w:u w:val="none"/>
          <w:shd w:fill="auto" w:val="clear"/>
        </w:rPr>
      </w:pPr>
      <w:bookmarkStart w:colFirst="0" w:colLast="0" w:name="_1fob9te" w:id="2"/>
      <w:bookmarkEnd w:id="2"/>
      <w:r w:rsidDel="00000000" w:rsidR="00000000" w:rsidRPr="00000000">
        <w:rPr>
          <w:rFonts w:ascii="Nunito" w:cs="Nunito" w:eastAsia="Nunito" w:hAnsi="Nunito"/>
          <w:b w:val="1"/>
          <w:i w:val="0"/>
          <w:smallCaps w:val="0"/>
          <w:strike w:val="0"/>
          <w:u w:val="none"/>
          <w:shd w:fill="auto" w:val="clear"/>
          <w:rtl w:val="0"/>
        </w:rPr>
        <w:t xml:space="preserve">Approach &amp; Skills</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Nunito" w:cs="Nunito" w:eastAsia="Nunito" w:hAnsi="Nunito"/>
          <w:b w:val="0"/>
          <w:i w:val="0"/>
          <w:smallCaps w:val="0"/>
          <w:strike w:val="0"/>
          <w:u w:val="none"/>
          <w:shd w:fill="auto" w:val="clear"/>
        </w:rPr>
      </w:pPr>
      <w:bookmarkStart w:colFirst="0" w:colLast="0" w:name="_3znysh7" w:id="3"/>
      <w:bookmarkEnd w:id="3"/>
      <w:r w:rsidDel="00000000" w:rsidR="00000000" w:rsidRPr="00000000">
        <w:rPr>
          <w:rFonts w:ascii="Nunito" w:cs="Nunito" w:eastAsia="Nunito" w:hAnsi="Nunito"/>
          <w:b w:val="0"/>
          <w:i w:val="0"/>
          <w:smallCaps w:val="0"/>
          <w:strike w:val="0"/>
          <w:u w:val="none"/>
          <w:shd w:fill="auto" w:val="clear"/>
          <w:rtl w:val="0"/>
        </w:rPr>
        <w:t xml:space="preserve">Decision Making, Adaptability, Influencing, Strategic Planning, Conceptual Cost Estimating,</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Nunito" w:cs="Nunito" w:eastAsia="Nunito" w:hAnsi="Nunito"/>
          <w:b w:val="0"/>
          <w:i w:val="0"/>
          <w:smallCaps w:val="0"/>
          <w:strike w:val="0"/>
          <w:u w:val="none"/>
          <w:shd w:fill="auto" w:val="clear"/>
        </w:rPr>
      </w:pPr>
      <w:r w:rsidDel="00000000" w:rsidR="00000000" w:rsidRPr="00000000">
        <w:rPr>
          <w:rFonts w:ascii="Nunito" w:cs="Nunito" w:eastAsia="Nunito" w:hAnsi="Nunito"/>
          <w:b w:val="0"/>
          <w:i w:val="0"/>
          <w:smallCaps w:val="0"/>
          <w:strike w:val="0"/>
          <w:u w:val="none"/>
          <w:shd w:fill="auto" w:val="clear"/>
          <w:rtl w:val="0"/>
        </w:rPr>
        <w:t xml:space="preserve">Spearheaded a continuous improvement Initiative, defined &amp; produced project documentation defining the scope based on </w:t>
      </w:r>
      <w:r w:rsidDel="00000000" w:rsidR="00000000" w:rsidRPr="00000000">
        <w:rPr>
          <w:rFonts w:ascii="Nunito" w:cs="Nunito" w:eastAsia="Nunito" w:hAnsi="Nunito"/>
          <w:b w:val="1"/>
          <w:i w:val="0"/>
          <w:smallCaps w:val="0"/>
          <w:strike w:val="0"/>
          <w:u w:val="none"/>
          <w:shd w:fill="auto" w:val="clear"/>
          <w:rtl w:val="0"/>
        </w:rPr>
        <w:t xml:space="preserve">Root Cause Analysis</w:t>
      </w:r>
      <w:r w:rsidDel="00000000" w:rsidR="00000000" w:rsidRPr="00000000">
        <w:rPr>
          <w:rFonts w:ascii="Nunito" w:cs="Nunito" w:eastAsia="Nunito" w:hAnsi="Nunito"/>
          <w:b w:val="0"/>
          <w:i w:val="0"/>
          <w:smallCaps w:val="0"/>
          <w:strike w:val="0"/>
          <w:u w:val="none"/>
          <w:shd w:fill="auto" w:val="clear"/>
          <w:rtl w:val="0"/>
        </w:rPr>
        <w:t xml:space="preserve"> findings. Coached supply chain and associated stakeholders on benefits to process change.</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Nunito" w:cs="Nunito" w:eastAsia="Nunito" w:hAnsi="Nunito"/>
          <w:b w:val="0"/>
          <w:i w:val="0"/>
          <w:smallCaps w:val="0"/>
          <w:strike w:val="0"/>
          <w:u w:val="none"/>
          <w:shd w:fill="auto" w:val="clear"/>
        </w:rPr>
      </w:pPr>
      <w:r w:rsidDel="00000000" w:rsidR="00000000" w:rsidRPr="00000000">
        <w:rPr>
          <w:rFonts w:ascii="Nunito" w:cs="Nunito" w:eastAsia="Nunito" w:hAnsi="Nunito"/>
          <w:b w:val="0"/>
          <w:i w:val="0"/>
          <w:smallCaps w:val="0"/>
          <w:strike w:val="0"/>
          <w:u w:val="none"/>
          <w:shd w:fill="auto" w:val="clear"/>
          <w:rtl w:val="0"/>
        </w:rPr>
        <w:t xml:space="preserve">Negotiated the </w:t>
      </w:r>
      <w:r w:rsidDel="00000000" w:rsidR="00000000" w:rsidRPr="00000000">
        <w:rPr>
          <w:rFonts w:ascii="Nunito" w:cs="Nunito" w:eastAsia="Nunito" w:hAnsi="Nunito"/>
          <w:b w:val="1"/>
          <w:i w:val="0"/>
          <w:smallCaps w:val="0"/>
          <w:strike w:val="0"/>
          <w:u w:val="none"/>
          <w:shd w:fill="auto" w:val="clear"/>
          <w:rtl w:val="0"/>
        </w:rPr>
        <w:t xml:space="preserve">O&amp;M</w:t>
      </w:r>
      <w:r w:rsidDel="00000000" w:rsidR="00000000" w:rsidRPr="00000000">
        <w:rPr>
          <w:rFonts w:ascii="Nunito" w:cs="Nunito" w:eastAsia="Nunito" w:hAnsi="Nunito"/>
          <w:b w:val="0"/>
          <w:i w:val="0"/>
          <w:smallCaps w:val="0"/>
          <w:strike w:val="0"/>
          <w:u w:val="none"/>
          <w:shd w:fill="auto" w:val="clear"/>
          <w:rtl w:val="0"/>
        </w:rPr>
        <w:t xml:space="preserve"> contract terms of services with forty-four service providers</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Nunito" w:cs="Nunito" w:eastAsia="Nunito" w:hAnsi="Nunito"/>
          <w:b w:val="0"/>
          <w:i w:val="0"/>
          <w:smallCaps w:val="0"/>
          <w:strike w:val="0"/>
          <w:u w:val="none"/>
          <w:shd w:fill="auto" w:val="clear"/>
        </w:rPr>
      </w:pPr>
      <w:r w:rsidDel="00000000" w:rsidR="00000000" w:rsidRPr="00000000">
        <w:rPr>
          <w:rFonts w:ascii="Nunito" w:cs="Nunito" w:eastAsia="Nunito" w:hAnsi="Nunito"/>
          <w:b w:val="0"/>
          <w:i w:val="0"/>
          <w:smallCaps w:val="0"/>
          <w:strike w:val="0"/>
          <w:u w:val="none"/>
          <w:shd w:fill="auto" w:val="clear"/>
          <w:rtl w:val="0"/>
        </w:rPr>
        <w:t xml:space="preserve">Facilitated regular meetings and workshops with directors, department heads, involved in the processes.</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Nunito" w:cs="Nunito" w:eastAsia="Nunito" w:hAnsi="Nunito"/>
          <w:b w:val="1"/>
          <w:i w:val="0"/>
          <w:smallCaps w:val="0"/>
          <w:strike w:val="0"/>
          <w:u w:val="none"/>
          <w:shd w:fill="auto" w:val="clear"/>
        </w:rPr>
      </w:pPr>
      <w:r w:rsidDel="00000000" w:rsidR="00000000" w:rsidRPr="00000000">
        <w:rPr>
          <w:rFonts w:ascii="Nunito" w:cs="Nunito" w:eastAsia="Nunito" w:hAnsi="Nunito"/>
          <w:b w:val="1"/>
          <w:i w:val="0"/>
          <w:smallCaps w:val="0"/>
          <w:strike w:val="0"/>
          <w:u w:val="none"/>
          <w:shd w:fill="auto" w:val="clear"/>
          <w:rtl w:val="0"/>
        </w:rPr>
        <w:t xml:space="preserve">Influenced </w:t>
      </w:r>
      <w:r w:rsidDel="00000000" w:rsidR="00000000" w:rsidRPr="00000000">
        <w:rPr>
          <w:rFonts w:ascii="Nunito" w:cs="Nunito" w:eastAsia="Nunito" w:hAnsi="Nunito"/>
          <w:b w:val="0"/>
          <w:i w:val="0"/>
          <w:smallCaps w:val="0"/>
          <w:strike w:val="0"/>
          <w:u w:val="none"/>
          <w:shd w:fill="auto" w:val="clear"/>
          <w:rtl w:val="0"/>
        </w:rPr>
        <w:t xml:space="preserve">change, by gaining buy-in from all</w:t>
      </w:r>
      <w:r w:rsidDel="00000000" w:rsidR="00000000" w:rsidRPr="00000000">
        <w:rPr>
          <w:rFonts w:ascii="Nunito" w:cs="Nunito" w:eastAsia="Nunito" w:hAnsi="Nunito"/>
          <w:b w:val="1"/>
          <w:i w:val="0"/>
          <w:smallCaps w:val="0"/>
          <w:strike w:val="0"/>
          <w:u w:val="none"/>
          <w:shd w:fill="auto" w:val="clear"/>
          <w:rtl w:val="0"/>
        </w:rPr>
        <w:t xml:space="preserve"> project stakeholders</w:t>
      </w:r>
      <w:r w:rsidDel="00000000" w:rsidR="00000000" w:rsidRPr="00000000">
        <w:rPr>
          <w:rFonts w:ascii="Nunito" w:cs="Nunito" w:eastAsia="Nunito" w:hAnsi="Nunito"/>
          <w:b w:val="0"/>
          <w:i w:val="0"/>
          <w:smallCaps w:val="0"/>
          <w:strike w:val="0"/>
          <w:u w:val="none"/>
          <w:shd w:fill="auto" w:val="clear"/>
          <w:rtl w:val="0"/>
        </w:rPr>
        <w:t xml:space="preserve"> with a clear road map of gains to all, including financial benefits.</w:t>
      </w:r>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Nunito" w:cs="Nunito" w:eastAsia="Nunito" w:hAnsi="Nunito"/>
          <w:b w:val="1"/>
          <w:i w:val="0"/>
          <w:smallCaps w:val="0"/>
          <w:strike w:val="0"/>
          <w:u w:val="none"/>
          <w:shd w:fill="auto" w:val="clear"/>
        </w:rPr>
      </w:pP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Nunito" w:cs="Nunito" w:eastAsia="Nunito" w:hAnsi="Nunito"/>
          <w:b w:val="0"/>
          <w:i w:val="0"/>
          <w:smallCaps w:val="0"/>
          <w:strike w:val="0"/>
          <w:u w:val="none"/>
          <w:shd w:fill="auto" w:val="clear"/>
        </w:rPr>
      </w:pPr>
      <w:r w:rsidDel="00000000" w:rsidR="00000000" w:rsidRPr="00000000">
        <w:rPr>
          <w:rFonts w:ascii="Nunito" w:cs="Nunito" w:eastAsia="Nunito" w:hAnsi="Nunito"/>
          <w:b w:val="1"/>
          <w:i w:val="0"/>
          <w:smallCaps w:val="0"/>
          <w:strike w:val="0"/>
          <w:u w:val="none"/>
          <w:shd w:fill="auto" w:val="clear"/>
          <w:rtl w:val="0"/>
        </w:rPr>
        <w:t xml:space="preserve">Achievements</w:t>
      </w:r>
      <w:r w:rsidDel="00000000" w:rsidR="00000000" w:rsidRPr="00000000">
        <w:rPr>
          <w:rtl w:val="0"/>
        </w:rPr>
      </w:r>
    </w:p>
    <w:p w:rsidR="00000000" w:rsidDel="00000000" w:rsidP="00000000" w:rsidRDefault="00000000" w:rsidRPr="00000000" w14:paraId="0000004C">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b w:val="0"/>
          <w:i w:val="0"/>
          <w:smallCaps w:val="0"/>
          <w:strike w:val="0"/>
          <w:shd w:fill="auto" w:val="clear"/>
        </w:rPr>
      </w:pPr>
      <w:r w:rsidDel="00000000" w:rsidR="00000000" w:rsidRPr="00000000">
        <w:rPr>
          <w:rFonts w:ascii="Nunito" w:cs="Nunito" w:eastAsia="Nunito" w:hAnsi="Nunito"/>
          <w:b w:val="0"/>
          <w:i w:val="0"/>
          <w:smallCaps w:val="0"/>
          <w:strike w:val="0"/>
          <w:u w:val="none"/>
          <w:shd w:fill="auto" w:val="clear"/>
          <w:rtl w:val="0"/>
        </w:rPr>
        <w:t xml:space="preserve">Accelerated service delivery quality from Supply Chain measured at 65% </w:t>
      </w:r>
      <w:r w:rsidDel="00000000" w:rsidR="00000000" w:rsidRPr="00000000">
        <w:rPr>
          <w:rFonts w:ascii="Nunito" w:cs="Nunito" w:eastAsia="Nunito" w:hAnsi="Nunito"/>
          <w:b w:val="1"/>
          <w:i w:val="0"/>
          <w:smallCaps w:val="0"/>
          <w:strike w:val="0"/>
          <w:u w:val="none"/>
          <w:shd w:fill="auto" w:val="clear"/>
          <w:rtl w:val="0"/>
        </w:rPr>
        <w:t xml:space="preserve">achieving 95% </w:t>
      </w:r>
      <w:r w:rsidDel="00000000" w:rsidR="00000000" w:rsidRPr="00000000">
        <w:rPr>
          <w:rFonts w:ascii="Nunito" w:cs="Nunito" w:eastAsia="Nunito" w:hAnsi="Nunito"/>
          <w:b w:val="0"/>
          <w:i w:val="0"/>
          <w:smallCaps w:val="0"/>
          <w:strike w:val="0"/>
          <w:u w:val="none"/>
          <w:shd w:fill="auto" w:val="clear"/>
          <w:rtl w:val="0"/>
        </w:rPr>
        <w:t xml:space="preserve">as a mean within 12 months </w:t>
      </w:r>
      <w:r w:rsidDel="00000000" w:rsidR="00000000" w:rsidRPr="00000000">
        <w:rPr>
          <w:rtl w:val="0"/>
        </w:rPr>
      </w:r>
    </w:p>
    <w:p w:rsidR="00000000" w:rsidDel="00000000" w:rsidP="00000000" w:rsidRDefault="00000000" w:rsidRPr="00000000" w14:paraId="0000004D">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b w:val="0"/>
          <w:i w:val="0"/>
          <w:smallCaps w:val="0"/>
          <w:strike w:val="0"/>
          <w:shd w:fill="auto" w:val="clear"/>
        </w:rPr>
      </w:pPr>
      <w:bookmarkStart w:colFirst="0" w:colLast="0" w:name="_2et92p0" w:id="4"/>
      <w:bookmarkEnd w:id="4"/>
      <w:r w:rsidDel="00000000" w:rsidR="00000000" w:rsidRPr="00000000">
        <w:rPr>
          <w:rFonts w:ascii="Nunito" w:cs="Nunito" w:eastAsia="Nunito" w:hAnsi="Nunito"/>
          <w:b w:val="0"/>
          <w:i w:val="0"/>
          <w:smallCaps w:val="0"/>
          <w:strike w:val="0"/>
          <w:u w:val="none"/>
          <w:shd w:fill="auto" w:val="clear"/>
          <w:rtl w:val="0"/>
        </w:rPr>
        <w:t xml:space="preserve">Elevated operational performance by </w:t>
      </w:r>
      <w:r w:rsidDel="00000000" w:rsidR="00000000" w:rsidRPr="00000000">
        <w:rPr>
          <w:rFonts w:ascii="Nunito" w:cs="Nunito" w:eastAsia="Nunito" w:hAnsi="Nunito"/>
          <w:b w:val="1"/>
          <w:i w:val="0"/>
          <w:smallCaps w:val="0"/>
          <w:strike w:val="0"/>
          <w:u w:val="none"/>
          <w:shd w:fill="auto" w:val="clear"/>
          <w:rtl w:val="0"/>
        </w:rPr>
        <w:t xml:space="preserve">30%</w:t>
      </w:r>
      <w:r w:rsidDel="00000000" w:rsidR="00000000" w:rsidRPr="00000000">
        <w:rPr>
          <w:rtl w:val="0"/>
        </w:rPr>
      </w:r>
    </w:p>
    <w:p w:rsidR="00000000" w:rsidDel="00000000" w:rsidP="00000000" w:rsidRDefault="00000000" w:rsidRPr="00000000" w14:paraId="0000004E">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b w:val="0"/>
          <w:i w:val="0"/>
          <w:smallCaps w:val="0"/>
          <w:strike w:val="0"/>
          <w:shd w:fill="auto" w:val="clear"/>
        </w:rPr>
      </w:pPr>
      <w:r w:rsidDel="00000000" w:rsidR="00000000" w:rsidRPr="00000000">
        <w:rPr>
          <w:rFonts w:ascii="Nunito" w:cs="Nunito" w:eastAsia="Nunito" w:hAnsi="Nunito"/>
          <w:b w:val="0"/>
          <w:i w:val="0"/>
          <w:smallCaps w:val="0"/>
          <w:strike w:val="0"/>
          <w:u w:val="none"/>
          <w:shd w:fill="auto" w:val="clear"/>
          <w:rtl w:val="0"/>
        </w:rPr>
        <w:t xml:space="preserve">Slashed operational costs by £</w:t>
      </w:r>
      <w:r w:rsidDel="00000000" w:rsidR="00000000" w:rsidRPr="00000000">
        <w:rPr>
          <w:rFonts w:ascii="Nunito" w:cs="Nunito" w:eastAsia="Nunito" w:hAnsi="Nunito"/>
          <w:b w:val="1"/>
          <w:i w:val="0"/>
          <w:smallCaps w:val="0"/>
          <w:strike w:val="0"/>
          <w:u w:val="none"/>
          <w:shd w:fill="auto" w:val="clear"/>
          <w:rtl w:val="0"/>
        </w:rPr>
        <w:t xml:space="preserve"> 4.5 Million</w:t>
      </w:r>
      <w:r w:rsidDel="00000000" w:rsidR="00000000" w:rsidRPr="00000000">
        <w:rPr>
          <w:rtl w:val="0"/>
        </w:rPr>
      </w:r>
    </w:p>
    <w:p w:rsidR="00000000" w:rsidDel="00000000" w:rsidP="00000000" w:rsidRDefault="00000000" w:rsidRPr="00000000" w14:paraId="0000004F">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b w:val="0"/>
          <w:i w:val="0"/>
          <w:smallCaps w:val="0"/>
          <w:strike w:val="0"/>
          <w:shd w:fill="auto" w:val="clear"/>
        </w:rPr>
      </w:pPr>
      <w:r w:rsidDel="00000000" w:rsidR="00000000" w:rsidRPr="00000000">
        <w:rPr>
          <w:rFonts w:ascii="Nunito" w:cs="Nunito" w:eastAsia="Nunito" w:hAnsi="Nunito"/>
          <w:b w:val="0"/>
          <w:i w:val="0"/>
          <w:smallCaps w:val="0"/>
          <w:strike w:val="0"/>
          <w:u w:val="none"/>
          <w:shd w:fill="auto" w:val="clear"/>
          <w:rtl w:val="0"/>
        </w:rPr>
        <w:t xml:space="preserve">Drove down customer complaints by circa </w:t>
      </w:r>
      <w:r w:rsidDel="00000000" w:rsidR="00000000" w:rsidRPr="00000000">
        <w:rPr>
          <w:rFonts w:ascii="Nunito" w:cs="Nunito" w:eastAsia="Nunito" w:hAnsi="Nunito"/>
          <w:b w:val="1"/>
          <w:i w:val="0"/>
          <w:smallCaps w:val="0"/>
          <w:strike w:val="0"/>
          <w:u w:val="none"/>
          <w:shd w:fill="auto" w:val="clear"/>
          <w:rtl w:val="0"/>
        </w:rPr>
        <w:t xml:space="preserve">17% </w:t>
      </w:r>
      <w:r w:rsidDel="00000000" w:rsidR="00000000" w:rsidRPr="00000000">
        <w:rPr>
          <w:rFonts w:ascii="Nunito" w:cs="Nunito" w:eastAsia="Nunito" w:hAnsi="Nunito"/>
          <w:b w:val="0"/>
          <w:i w:val="0"/>
          <w:smallCaps w:val="0"/>
          <w:strike w:val="0"/>
          <w:u w:val="none"/>
          <w:shd w:fill="auto" w:val="clear"/>
          <w:rtl w:val="0"/>
        </w:rPr>
        <w:t xml:space="preserve">against the previous year</w:t>
      </w:r>
      <w:r w:rsidDel="00000000" w:rsidR="00000000" w:rsidRPr="00000000">
        <w:rPr>
          <w:rtl w:val="0"/>
        </w:rPr>
      </w:r>
    </w:p>
    <w:p w:rsidR="00000000" w:rsidDel="00000000" w:rsidP="00000000" w:rsidRDefault="00000000" w:rsidRPr="00000000" w14:paraId="0000005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b w:val="0"/>
          <w:i w:val="0"/>
          <w:smallCaps w:val="0"/>
          <w:strike w:val="0"/>
          <w:shd w:fill="auto" w:val="clear"/>
        </w:rPr>
      </w:pPr>
      <w:r w:rsidDel="00000000" w:rsidR="00000000" w:rsidRPr="00000000">
        <w:rPr>
          <w:rFonts w:ascii="Nunito" w:cs="Nunito" w:eastAsia="Nunito" w:hAnsi="Nunito"/>
          <w:b w:val="0"/>
          <w:i w:val="0"/>
          <w:smallCaps w:val="0"/>
          <w:strike w:val="0"/>
          <w:u w:val="none"/>
          <w:shd w:fill="auto" w:val="clear"/>
          <w:rtl w:val="0"/>
        </w:rPr>
        <w:t xml:space="preserve">Increased staff retention by </w:t>
      </w:r>
      <w:r w:rsidDel="00000000" w:rsidR="00000000" w:rsidRPr="00000000">
        <w:rPr>
          <w:rFonts w:ascii="Nunito" w:cs="Nunito" w:eastAsia="Nunito" w:hAnsi="Nunito"/>
          <w:b w:val="1"/>
          <w:i w:val="0"/>
          <w:smallCaps w:val="0"/>
          <w:strike w:val="0"/>
          <w:u w:val="none"/>
          <w:shd w:fill="auto" w:val="clear"/>
          <w:rtl w:val="0"/>
        </w:rPr>
        <w:t xml:space="preserve">10%</w:t>
      </w:r>
      <w:r w:rsidDel="00000000" w:rsidR="00000000" w:rsidRPr="00000000">
        <w:rPr>
          <w:rFonts w:ascii="Nunito" w:cs="Nunito" w:eastAsia="Nunito" w:hAnsi="Nunito"/>
          <w:b w:val="0"/>
          <w:i w:val="0"/>
          <w:smallCaps w:val="0"/>
          <w:strike w:val="0"/>
          <w:u w:val="none"/>
          <w:shd w:fill="auto" w:val="clear"/>
          <w:rtl w:val="0"/>
        </w:rPr>
        <w:t xml:space="preserve">  as  an added benefit of the project</w:t>
      </w:r>
      <w:r w:rsidDel="00000000" w:rsidR="00000000" w:rsidRPr="00000000">
        <w:rPr>
          <w:rtl w:val="0"/>
        </w:rPr>
      </w:r>
    </w:p>
    <w:p w:rsidR="00000000" w:rsidDel="00000000" w:rsidP="00000000" w:rsidRDefault="00000000" w:rsidRPr="00000000" w14:paraId="00000051">
      <w:pPr>
        <w:keepNext w:val="0"/>
        <w:keepLines w:val="1"/>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shd w:fill="auto" w:val="clear"/>
        </w:rPr>
      </w:pPr>
      <w:r w:rsidDel="00000000" w:rsidR="00000000" w:rsidRPr="00000000">
        <w:rPr>
          <w:rFonts w:ascii="Nunito" w:cs="Nunito" w:eastAsia="Nunito" w:hAnsi="Nunito"/>
          <w:b w:val="0"/>
          <w:i w:val="0"/>
          <w:smallCaps w:val="0"/>
          <w:strike w:val="0"/>
          <w:u w:val="none"/>
          <w:shd w:fill="auto" w:val="clear"/>
          <w:rtl w:val="0"/>
        </w:rPr>
        <w:t xml:space="preserve">Minimized compensation costs by </w:t>
      </w:r>
      <w:r w:rsidDel="00000000" w:rsidR="00000000" w:rsidRPr="00000000">
        <w:rPr>
          <w:rFonts w:ascii="Nunito" w:cs="Nunito" w:eastAsia="Nunito" w:hAnsi="Nunito"/>
          <w:b w:val="1"/>
          <w:i w:val="0"/>
          <w:smallCaps w:val="0"/>
          <w:strike w:val="0"/>
          <w:u w:val="none"/>
          <w:shd w:fill="auto" w:val="clear"/>
          <w:rtl w:val="0"/>
        </w:rPr>
        <w:t xml:space="preserve">£ 2 Million </w:t>
      </w:r>
      <w:r w:rsidDel="00000000" w:rsidR="00000000" w:rsidRPr="00000000">
        <w:rPr>
          <w:rFonts w:ascii="Nunito" w:cs="Nunito" w:eastAsia="Nunito" w:hAnsi="Nunito"/>
          <w:b w:val="0"/>
          <w:i w:val="0"/>
          <w:smallCaps w:val="0"/>
          <w:strike w:val="0"/>
          <w:u w:val="none"/>
          <w:shd w:fill="auto" w:val="clear"/>
          <w:rtl w:val="0"/>
        </w:rPr>
        <w:t xml:space="preserve">with a  new process design improving the customer Journey significantly reducing completed work orders to</w:t>
      </w:r>
      <w:r w:rsidDel="00000000" w:rsidR="00000000" w:rsidRPr="00000000">
        <w:rPr>
          <w:rFonts w:ascii="Nunito" w:cs="Nunito" w:eastAsia="Nunito" w:hAnsi="Nunito"/>
          <w:b w:val="1"/>
          <w:rtl w:val="0"/>
        </w:rPr>
        <w:t xml:space="preserve"> </w:t>
      </w:r>
      <w:r w:rsidDel="00000000" w:rsidR="00000000" w:rsidRPr="00000000">
        <w:rPr>
          <w:rFonts w:ascii="Nunito" w:cs="Nunito" w:eastAsia="Nunito" w:hAnsi="Nunito"/>
          <w:b w:val="1"/>
          <w:i w:val="0"/>
          <w:smallCaps w:val="0"/>
          <w:strike w:val="0"/>
          <w:u w:val="none"/>
          <w:shd w:fill="auto" w:val="clear"/>
          <w:rtl w:val="0"/>
        </w:rPr>
        <w:t xml:space="preserve">7 day </w:t>
      </w:r>
      <w:r w:rsidDel="00000000" w:rsidR="00000000" w:rsidRPr="00000000">
        <w:rPr>
          <w:rFonts w:ascii="Nunito" w:cs="Nunito" w:eastAsia="Nunito" w:hAnsi="Nunito"/>
          <w:b w:val="0"/>
          <w:i w:val="0"/>
          <w:smallCaps w:val="0"/>
          <w:strike w:val="0"/>
          <w:u w:val="none"/>
          <w:shd w:fill="auto" w:val="clear"/>
          <w:rtl w:val="0"/>
        </w:rPr>
        <w:t xml:space="preserve">maximum completion time</w:t>
      </w:r>
      <w:ins w:author="Brian Douglas" w:id="0" w:date="2020-08-20T10:32:16Z">
        <w:r w:rsidDel="00000000" w:rsidR="00000000" w:rsidRPr="00000000">
          <w:rPr>
            <w:rFonts w:ascii="Nunito" w:cs="Nunito" w:eastAsia="Nunito" w:hAnsi="Nunito"/>
            <w:b w:val="0"/>
            <w:i w:val="0"/>
            <w:smallCaps w:val="0"/>
            <w:strike w:val="0"/>
            <w:u w:val="none"/>
            <w:shd w:fill="auto" w:val="clear"/>
            <w:rtl w:val="0"/>
          </w:rPr>
          <w:t xml:space="preserve">.</w:t>
        </w:r>
      </w:ins>
      <w:r w:rsidDel="00000000" w:rsidR="00000000" w:rsidRPr="00000000">
        <w:rPr>
          <w:rtl w:val="0"/>
        </w:rPr>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720" w:right="0" w:firstLine="0"/>
        <w:jc w:val="both"/>
        <w:rPr>
          <w:rFonts w:ascii="Nunito" w:cs="Nunito" w:eastAsia="Nunito" w:hAnsi="Nunito"/>
          <w:b w:val="0"/>
          <w:i w:val="0"/>
          <w:smallCaps w:val="0"/>
          <w:strike w:val="0"/>
          <w:u w:val="none"/>
          <w:shd w:fill="auto" w:val="clear"/>
        </w:rPr>
      </w:pPr>
      <w:r w:rsidDel="00000000" w:rsidR="00000000" w:rsidRPr="00000000">
        <w:rPr>
          <w:rtl w:val="0"/>
        </w:rPr>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Nunito" w:cs="Nunito" w:eastAsia="Nunito" w:hAnsi="Nunito"/>
          <w:b w:val="0"/>
          <w:i w:val="0"/>
          <w:smallCaps w:val="0"/>
          <w:strike w:val="0"/>
          <w:u w:val="none"/>
          <w:shd w:fill="auto" w:val="clear"/>
        </w:rPr>
      </w:pPr>
      <w:r w:rsidDel="00000000" w:rsidR="00000000" w:rsidRPr="00000000">
        <w:rPr>
          <w:rFonts w:ascii="Nunito" w:cs="Nunito" w:eastAsia="Nunito" w:hAnsi="Nunito"/>
          <w:b w:val="1"/>
          <w:i w:val="0"/>
          <w:smallCaps w:val="0"/>
          <w:strike w:val="0"/>
          <w:u w:val="none"/>
          <w:shd w:fill="auto" w:val="clear"/>
          <w:rtl w:val="0"/>
        </w:rPr>
        <w:t xml:space="preserve">Hard skills:</w:t>
      </w:r>
      <w:r w:rsidDel="00000000" w:rsidR="00000000" w:rsidRPr="00000000">
        <w:rPr>
          <w:rFonts w:ascii="Nunito" w:cs="Nunito" w:eastAsia="Nunito" w:hAnsi="Nunito"/>
          <w:b w:val="0"/>
          <w:i w:val="0"/>
          <w:smallCaps w:val="0"/>
          <w:strike w:val="0"/>
          <w:u w:val="none"/>
          <w:shd w:fill="auto" w:val="clear"/>
          <w:rtl w:val="0"/>
        </w:rPr>
        <w:t xml:space="preserve">  Process Analysis, Information Analysis, Staff Appraisals, Contractor Management.</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Nunito" w:cs="Nunito" w:eastAsia="Nunito" w:hAnsi="Nunito"/>
          <w:b w:val="0"/>
          <w:i w:val="0"/>
          <w:smallCaps w:val="0"/>
          <w:strike w:val="0"/>
          <w:u w:val="none"/>
          <w:shd w:fill="auto" w:val="clear"/>
        </w:rPr>
      </w:pPr>
      <w:r w:rsidDel="00000000" w:rsidR="00000000" w:rsidRPr="00000000">
        <w:rPr>
          <w:rFonts w:ascii="Nunito" w:cs="Nunito" w:eastAsia="Nunito" w:hAnsi="Nunito"/>
          <w:b w:val="1"/>
          <w:i w:val="0"/>
          <w:smallCaps w:val="0"/>
          <w:strike w:val="0"/>
          <w:u w:val="none"/>
          <w:shd w:fill="auto" w:val="clear"/>
          <w:rtl w:val="0"/>
        </w:rPr>
        <w:t xml:space="preserve">10/2006 - 10/2013</w:t>
      </w:r>
      <w:r w:rsidDel="00000000" w:rsidR="00000000" w:rsidRPr="00000000">
        <w:rPr>
          <w:rFonts w:ascii="Nunito" w:cs="Nunito" w:eastAsia="Nunito" w:hAnsi="Nunito"/>
          <w:b w:val="0"/>
          <w:i w:val="0"/>
          <w:smallCaps w:val="0"/>
          <w:strike w:val="0"/>
          <w:u w:val="none"/>
          <w:shd w:fill="auto" w:val="clear"/>
          <w:rtl w:val="0"/>
        </w:rPr>
        <w:t xml:space="preserve">                                                                               </w:t>
      </w:r>
      <w:r w:rsidDel="00000000" w:rsidR="00000000" w:rsidRPr="00000000">
        <w:rPr>
          <w:rFonts w:ascii="Nunito" w:cs="Nunito" w:eastAsia="Nunito" w:hAnsi="Nunito"/>
          <w:b w:val="1"/>
          <w:i w:val="0"/>
          <w:smallCaps w:val="0"/>
          <w:strike w:val="0"/>
          <w:u w:val="none"/>
          <w:shd w:fill="auto" w:val="clear"/>
          <w:rtl w:val="0"/>
        </w:rPr>
        <w:t xml:space="preserve">General Manager, </w:t>
      </w:r>
      <w:r w:rsidDel="00000000" w:rsidR="00000000" w:rsidRPr="00000000">
        <w:rPr>
          <w:rFonts w:ascii="Nunito" w:cs="Nunito" w:eastAsia="Nunito" w:hAnsi="Nunito"/>
          <w:b w:val="1"/>
          <w:i w:val="1"/>
          <w:smallCaps w:val="0"/>
          <w:strike w:val="0"/>
          <w:u w:val="none"/>
          <w:shd w:fill="auto" w:val="clear"/>
          <w:rtl w:val="0"/>
        </w:rPr>
        <w:t xml:space="preserve">AquaNova Heating</w:t>
      </w:r>
      <w:r w:rsidDel="00000000" w:rsidR="00000000" w:rsidRPr="00000000">
        <w:rPr>
          <w:rFonts w:ascii="Nunito" w:cs="Nunito" w:eastAsia="Nunito" w:hAnsi="Nunito"/>
          <w:b w:val="1"/>
          <w:i w:val="0"/>
          <w:smallCaps w:val="0"/>
          <w:strike w:val="0"/>
          <w:u w:val="none"/>
          <w:shd w:fill="auto" w:val="clear"/>
          <w:rtl w:val="0"/>
        </w:rPr>
        <w:t xml:space="preserve">, Norwich</w:t>
      </w:r>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Nunito" w:cs="Nunito" w:eastAsia="Nunito" w:hAnsi="Nunito"/>
          <w:b w:val="0"/>
          <w:i w:val="0"/>
          <w:smallCaps w:val="0"/>
          <w:strike w:val="0"/>
          <w:u w:val="none"/>
          <w:shd w:fill="auto" w:val="clear"/>
        </w:rPr>
      </w:pPr>
      <w:r w:rsidDel="00000000" w:rsidR="00000000" w:rsidRPr="00000000">
        <w:rPr>
          <w:rFonts w:ascii="Nunito" w:cs="Nunito" w:eastAsia="Nunito" w:hAnsi="Nunito"/>
          <w:b w:val="1"/>
          <w:i w:val="0"/>
          <w:smallCaps w:val="0"/>
          <w:strike w:val="0"/>
          <w:u w:val="none"/>
          <w:shd w:fill="auto" w:val="clear"/>
          <w:rtl w:val="0"/>
        </w:rPr>
        <w:t xml:space="preserve">This is a start-up </w:t>
      </w:r>
      <w:r w:rsidDel="00000000" w:rsidR="00000000" w:rsidRPr="00000000">
        <w:rPr>
          <w:rFonts w:ascii="Nunito" w:cs="Nunito" w:eastAsia="Nunito" w:hAnsi="Nunito"/>
          <w:b w:val="0"/>
          <w:i w:val="0"/>
          <w:smallCaps w:val="0"/>
          <w:strike w:val="0"/>
          <w:u w:val="none"/>
          <w:shd w:fill="auto" w:val="clear"/>
          <w:rtl w:val="0"/>
        </w:rPr>
        <w:t xml:space="preserve"> project  with additional responsibilities and roles</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Nunito" w:cs="Nunito" w:eastAsia="Nunito" w:hAnsi="Nunito"/>
          <w:b w:val="0"/>
          <w:i w:val="0"/>
          <w:smallCaps w:val="0"/>
          <w:strike w:val="0"/>
          <w:u w:val="none"/>
          <w:shd w:fill="auto" w:val="clear"/>
        </w:rPr>
      </w:pPr>
      <w:r w:rsidDel="00000000" w:rsidR="00000000" w:rsidRPr="00000000">
        <w:rPr>
          <w:rFonts w:ascii="Nunito" w:cs="Nunito" w:eastAsia="Nunito" w:hAnsi="Nunito"/>
          <w:b w:val="0"/>
          <w:i w:val="0"/>
          <w:smallCaps w:val="0"/>
          <w:strike w:val="0"/>
          <w:u w:val="none"/>
          <w:shd w:fill="auto" w:val="clear"/>
          <w:rtl w:val="0"/>
        </w:rPr>
        <w:t xml:space="preserve"> Introducing  project communication strategy to c</w:t>
      </w:r>
      <w:r w:rsidDel="00000000" w:rsidR="00000000" w:rsidRPr="00000000">
        <w:rPr>
          <w:rFonts w:ascii="Nunito" w:cs="Nunito" w:eastAsia="Nunito" w:hAnsi="Nunito"/>
          <w:b w:val="0"/>
          <w:i w:val="0"/>
          <w:smallCaps w:val="0"/>
          <w:strike w:val="0"/>
          <w:highlight w:val="white"/>
          <w:u w:val="none"/>
          <w:rtl w:val="0"/>
        </w:rPr>
        <w:t xml:space="preserve">oordinate work order procedures</w:t>
      </w:r>
      <w:r w:rsidDel="00000000" w:rsidR="00000000" w:rsidRPr="00000000">
        <w:rPr>
          <w:rFonts w:ascii="Nunito" w:cs="Nunito" w:eastAsia="Nunito" w:hAnsi="Nunito"/>
          <w:b w:val="0"/>
          <w:i w:val="0"/>
          <w:smallCaps w:val="0"/>
          <w:strike w:val="0"/>
          <w:u w:val="none"/>
          <w:shd w:fill="auto" w:val="clear"/>
          <w:rtl w:val="0"/>
        </w:rPr>
        <w:t xml:space="preserve"> and i</w:t>
      </w:r>
      <w:r w:rsidDel="00000000" w:rsidR="00000000" w:rsidRPr="00000000">
        <w:rPr>
          <w:rFonts w:ascii="Nunito" w:cs="Nunito" w:eastAsia="Nunito" w:hAnsi="Nunito"/>
          <w:b w:val="0"/>
          <w:i w:val="0"/>
          <w:smallCaps w:val="0"/>
          <w:strike w:val="0"/>
          <w:highlight w:val="white"/>
          <w:u w:val="none"/>
          <w:rtl w:val="0"/>
        </w:rPr>
        <w:t xml:space="preserve">nitiating failure analysis procedures</w:t>
      </w:r>
      <w:r w:rsidDel="00000000" w:rsidR="00000000" w:rsidRPr="00000000">
        <w:rPr>
          <w:rFonts w:ascii="Nunito" w:cs="Nunito" w:eastAsia="Nunito" w:hAnsi="Nunito"/>
          <w:b w:val="0"/>
          <w:i w:val="0"/>
          <w:smallCaps w:val="0"/>
          <w:strike w:val="0"/>
          <w:u w:val="none"/>
          <w:shd w:fill="auto" w:val="clear"/>
          <w:rtl w:val="0"/>
        </w:rPr>
        <w:t xml:space="preserve">.</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Nunito" w:cs="Nunito" w:eastAsia="Nunito" w:hAnsi="Nunito"/>
          <w:b w:val="1"/>
        </w:rPr>
      </w:pPr>
      <w:r w:rsidDel="00000000" w:rsidR="00000000" w:rsidRPr="00000000">
        <w:rPr>
          <w:rFonts w:ascii="Nunito" w:cs="Nunito" w:eastAsia="Nunito" w:hAnsi="Nunito"/>
          <w:b w:val="1"/>
          <w:i w:val="0"/>
          <w:smallCaps w:val="0"/>
          <w:strike w:val="0"/>
          <w:u w:val="none"/>
          <w:shd w:fill="auto" w:val="clear"/>
          <w:rtl w:val="0"/>
        </w:rPr>
        <w:t xml:space="preserve">Contract management </w:t>
      </w:r>
      <w:r w:rsidDel="00000000" w:rsidR="00000000" w:rsidRPr="00000000">
        <w:rPr>
          <w:rtl w:val="0"/>
        </w:rPr>
      </w:r>
    </w:p>
    <w:p w:rsidR="00000000" w:rsidDel="00000000" w:rsidP="00000000" w:rsidRDefault="00000000" w:rsidRPr="00000000" w14:paraId="00000058">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Nunito" w:cs="Nunito" w:eastAsia="Nunito" w:hAnsi="Nunito"/>
          <w:b w:val="0"/>
          <w:i w:val="0"/>
          <w:smallCaps w:val="0"/>
          <w:strike w:val="0"/>
          <w:highlight w:val="white"/>
          <w:u w:val="none"/>
        </w:rPr>
      </w:pPr>
      <w:r w:rsidDel="00000000" w:rsidR="00000000" w:rsidRPr="00000000">
        <w:rPr>
          <w:rFonts w:ascii="Nunito" w:cs="Nunito" w:eastAsia="Nunito" w:hAnsi="Nunito"/>
          <w:b w:val="0"/>
          <w:i w:val="0"/>
          <w:smallCaps w:val="0"/>
          <w:strike w:val="0"/>
          <w:highlight w:val="white"/>
          <w:u w:val="none"/>
          <w:rtl w:val="0"/>
        </w:rPr>
        <w:t xml:space="preserve">Managed stakeholder expectations for service delivery satisfactory to both parties.</w:t>
      </w:r>
      <w:r w:rsidDel="00000000" w:rsidR="00000000" w:rsidRPr="00000000">
        <w:rPr>
          <w:rtl w:val="0"/>
        </w:rPr>
      </w:r>
    </w:p>
    <w:p w:rsidR="00000000" w:rsidDel="00000000" w:rsidP="00000000" w:rsidRDefault="00000000" w:rsidRPr="00000000" w14:paraId="00000059">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Nunito" w:cs="Nunito" w:eastAsia="Nunito" w:hAnsi="Nunito"/>
          <w:b w:val="0"/>
          <w:i w:val="0"/>
          <w:smallCaps w:val="0"/>
          <w:strike w:val="0"/>
          <w:highlight w:val="white"/>
          <w:u w:val="none"/>
        </w:rPr>
      </w:pPr>
      <w:r w:rsidDel="00000000" w:rsidR="00000000" w:rsidRPr="00000000">
        <w:rPr>
          <w:rFonts w:ascii="Nunito" w:cs="Nunito" w:eastAsia="Nunito" w:hAnsi="Nunito"/>
          <w:b w:val="0"/>
          <w:i w:val="0"/>
          <w:smallCaps w:val="0"/>
          <w:strike w:val="0"/>
          <w:highlight w:val="white"/>
          <w:u w:val="none"/>
          <w:rtl w:val="0"/>
        </w:rPr>
        <w:t xml:space="preserve">Solidified project benefits, efficiencies, values, delivered in line with expectation</w:t>
      </w:r>
      <w:r w:rsidDel="00000000" w:rsidR="00000000" w:rsidRPr="00000000">
        <w:rPr>
          <w:rFonts w:ascii="Nunito" w:cs="Nunito" w:eastAsia="Nunito" w:hAnsi="Nunito"/>
          <w:b w:val="0"/>
          <w:i w:val="0"/>
          <w:smallCaps w:val="0"/>
          <w:strike w:val="0"/>
          <w:u w:val="none"/>
          <w:shd w:fill="auto" w:val="clear"/>
          <w:rtl w:val="0"/>
        </w:rPr>
        <w:t xml:space="preserve">.</w:t>
      </w:r>
      <w:r w:rsidDel="00000000" w:rsidR="00000000" w:rsidRPr="00000000">
        <w:rPr>
          <w:rtl w:val="0"/>
        </w:rPr>
      </w:r>
    </w:p>
    <w:p w:rsidR="00000000" w:rsidDel="00000000" w:rsidP="00000000" w:rsidRDefault="00000000" w:rsidRPr="00000000" w14:paraId="0000005A">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b w:val="0"/>
          <w:i w:val="0"/>
          <w:smallCaps w:val="0"/>
          <w:strike w:val="0"/>
          <w:highlight w:val="white"/>
        </w:rPr>
      </w:pPr>
      <w:r w:rsidDel="00000000" w:rsidR="00000000" w:rsidRPr="00000000">
        <w:rPr>
          <w:rFonts w:ascii="Nunito" w:cs="Nunito" w:eastAsia="Nunito" w:hAnsi="Nunito"/>
          <w:b w:val="0"/>
          <w:i w:val="0"/>
          <w:smallCaps w:val="0"/>
          <w:strike w:val="0"/>
          <w:highlight w:val="white"/>
          <w:u w:val="none"/>
          <w:rtl w:val="0"/>
        </w:rPr>
        <w:t xml:space="preserve">Eliminated project creep.</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Nunito" w:cs="Nunito" w:eastAsia="Nunito" w:hAnsi="Nunito"/>
          <w:b w:val="0"/>
          <w:i w:val="0"/>
          <w:smallCaps w:val="0"/>
          <w:strike w:val="0"/>
          <w:highlight w:val="white"/>
          <w:u w:val="none"/>
        </w:rPr>
      </w:pPr>
      <w:r w:rsidDel="00000000" w:rsidR="00000000" w:rsidRPr="00000000">
        <w:rPr>
          <w:rFonts w:ascii="Nunito" w:cs="Nunito" w:eastAsia="Nunito" w:hAnsi="Nunito"/>
          <w:b w:val="1"/>
          <w:i w:val="0"/>
          <w:smallCaps w:val="0"/>
          <w:strike w:val="0"/>
          <w:u w:val="none"/>
          <w:shd w:fill="auto" w:val="clear"/>
          <w:rtl w:val="0"/>
        </w:rPr>
        <w:t xml:space="preserve">Performance measurements &amp; Disputes </w:t>
      </w:r>
      <w:r w:rsidDel="00000000" w:rsidR="00000000" w:rsidRPr="00000000">
        <w:rPr>
          <w:rtl w:val="0"/>
        </w:rPr>
      </w:r>
    </w:p>
    <w:p w:rsidR="00000000" w:rsidDel="00000000" w:rsidP="00000000" w:rsidRDefault="00000000" w:rsidRPr="00000000" w14:paraId="0000005C">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b w:val="0"/>
          <w:i w:val="0"/>
          <w:smallCaps w:val="0"/>
          <w:strike w:val="0"/>
          <w:highlight w:val="white"/>
        </w:rPr>
      </w:pPr>
      <w:r w:rsidDel="00000000" w:rsidR="00000000" w:rsidRPr="00000000">
        <w:rPr>
          <w:rFonts w:ascii="Nunito" w:cs="Nunito" w:eastAsia="Nunito" w:hAnsi="Nunito"/>
          <w:b w:val="0"/>
          <w:i w:val="0"/>
          <w:smallCaps w:val="0"/>
          <w:strike w:val="0"/>
          <w:highlight w:val="white"/>
          <w:u w:val="none"/>
          <w:rtl w:val="0"/>
        </w:rPr>
        <w:t xml:space="preserve">Influenced  suppliers /vendors to be  co-operative and responsive.</w:t>
      </w:r>
      <w:r w:rsidDel="00000000" w:rsidR="00000000" w:rsidRPr="00000000">
        <w:rPr>
          <w:rtl w:val="0"/>
        </w:rPr>
      </w:r>
    </w:p>
    <w:p w:rsidR="00000000" w:rsidDel="00000000" w:rsidP="00000000" w:rsidRDefault="00000000" w:rsidRPr="00000000" w14:paraId="0000005D">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b w:val="0"/>
          <w:i w:val="0"/>
          <w:smallCaps w:val="0"/>
          <w:strike w:val="0"/>
          <w:highlight w:val="white"/>
        </w:rPr>
      </w:pPr>
      <w:r w:rsidDel="00000000" w:rsidR="00000000" w:rsidRPr="00000000">
        <w:rPr>
          <w:rFonts w:ascii="Nunito" w:cs="Nunito" w:eastAsia="Nunito" w:hAnsi="Nunito"/>
          <w:b w:val="0"/>
          <w:i w:val="0"/>
          <w:smallCaps w:val="0"/>
          <w:strike w:val="0"/>
          <w:highlight w:val="white"/>
          <w:u w:val="none"/>
          <w:rtl w:val="0"/>
        </w:rPr>
        <w:t xml:space="preserve">All vendors understood their obligations under the contract.</w:t>
      </w:r>
      <w:r w:rsidDel="00000000" w:rsidR="00000000" w:rsidRPr="00000000">
        <w:rPr>
          <w:rtl w:val="0"/>
        </w:rPr>
      </w:r>
    </w:p>
    <w:p w:rsidR="00000000" w:rsidDel="00000000" w:rsidP="00000000" w:rsidRDefault="00000000" w:rsidRPr="00000000" w14:paraId="0000005E">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b w:val="0"/>
          <w:i w:val="0"/>
          <w:smallCaps w:val="0"/>
          <w:strike w:val="0"/>
          <w:highlight w:val="white"/>
        </w:rPr>
      </w:pPr>
      <w:r w:rsidDel="00000000" w:rsidR="00000000" w:rsidRPr="00000000">
        <w:rPr>
          <w:rFonts w:ascii="Nunito" w:cs="Nunito" w:eastAsia="Nunito" w:hAnsi="Nunito"/>
          <w:b w:val="0"/>
          <w:i w:val="0"/>
          <w:smallCaps w:val="0"/>
          <w:strike w:val="0"/>
          <w:highlight w:val="white"/>
          <w:u w:val="none"/>
          <w:rtl w:val="0"/>
        </w:rPr>
        <w:t xml:space="preserve">Devised a risk strategy for disputes or surprises.</w:t>
      </w:r>
      <w:r w:rsidDel="00000000" w:rsidR="00000000" w:rsidRPr="00000000">
        <w:rPr>
          <w:rtl w:val="0"/>
        </w:rPr>
      </w:r>
    </w:p>
    <w:p w:rsidR="00000000" w:rsidDel="00000000" w:rsidP="00000000" w:rsidRDefault="00000000" w:rsidRPr="00000000" w14:paraId="0000005F">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b w:val="0"/>
          <w:i w:val="0"/>
          <w:smallCaps w:val="0"/>
          <w:strike w:val="0"/>
          <w:highlight w:val="white"/>
        </w:rPr>
      </w:pPr>
      <w:r w:rsidDel="00000000" w:rsidR="00000000" w:rsidRPr="00000000">
        <w:rPr>
          <w:rFonts w:ascii="Nunito" w:cs="Nunito" w:eastAsia="Nunito" w:hAnsi="Nunito"/>
          <w:b w:val="0"/>
          <w:i w:val="0"/>
          <w:smallCaps w:val="0"/>
          <w:strike w:val="0"/>
          <w:highlight w:val="white"/>
          <w:u w:val="none"/>
          <w:rtl w:val="0"/>
        </w:rPr>
        <w:t xml:space="preserve">Supervised meetings over changes and issues.</w:t>
      </w:r>
      <w:r w:rsidDel="00000000" w:rsidR="00000000" w:rsidRPr="00000000">
        <w:rPr>
          <w:rtl w:val="0"/>
        </w:rPr>
      </w:r>
    </w:p>
    <w:p w:rsidR="00000000" w:rsidDel="00000000" w:rsidP="00000000" w:rsidRDefault="00000000" w:rsidRPr="00000000" w14:paraId="00000060">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b w:val="0"/>
          <w:i w:val="0"/>
          <w:smallCaps w:val="0"/>
          <w:strike w:val="0"/>
          <w:shd w:fill="auto" w:val="clear"/>
        </w:rPr>
      </w:pPr>
      <w:r w:rsidDel="00000000" w:rsidR="00000000" w:rsidRPr="00000000">
        <w:rPr>
          <w:rFonts w:ascii="Nunito" w:cs="Nunito" w:eastAsia="Nunito" w:hAnsi="Nunito"/>
          <w:b w:val="0"/>
          <w:i w:val="0"/>
          <w:smallCaps w:val="0"/>
          <w:strike w:val="0"/>
          <w:highlight w:val="white"/>
          <w:u w:val="none"/>
          <w:rtl w:val="0"/>
        </w:rPr>
        <w:t xml:space="preserve">Agreed on a formal program on Building Management for stakeholders. </w:t>
      </w:r>
      <w:r w:rsidDel="00000000" w:rsidR="00000000" w:rsidRPr="00000000">
        <w:rPr>
          <w:rtl w:val="0"/>
        </w:rPr>
      </w:r>
    </w:p>
    <w:p w:rsidR="00000000" w:rsidDel="00000000" w:rsidP="00000000" w:rsidRDefault="00000000" w:rsidRPr="00000000" w14:paraId="00000061">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b w:val="0"/>
          <w:i w:val="0"/>
          <w:smallCaps w:val="0"/>
          <w:strike w:val="0"/>
          <w:shd w:fill="auto" w:val="clear"/>
        </w:rPr>
      </w:pPr>
      <w:bookmarkStart w:colFirst="0" w:colLast="0" w:name="_tyjcwt" w:id="5"/>
      <w:bookmarkEnd w:id="5"/>
      <w:r w:rsidDel="00000000" w:rsidR="00000000" w:rsidRPr="00000000">
        <w:rPr>
          <w:rFonts w:ascii="Nunito" w:cs="Nunito" w:eastAsia="Nunito" w:hAnsi="Nunito"/>
          <w:b w:val="0"/>
          <w:i w:val="0"/>
          <w:smallCaps w:val="0"/>
          <w:strike w:val="0"/>
          <w:u w:val="none"/>
          <w:shd w:fill="auto" w:val="clear"/>
          <w:rtl w:val="0"/>
        </w:rPr>
        <w:t xml:space="preserve">Managed all projects undertaken by the company.</w:t>
      </w:r>
      <w:r w:rsidDel="00000000" w:rsidR="00000000" w:rsidRPr="00000000">
        <w:rPr>
          <w:rtl w:val="0"/>
        </w:rPr>
      </w:r>
    </w:p>
    <w:p w:rsidR="00000000" w:rsidDel="00000000" w:rsidP="00000000" w:rsidRDefault="00000000" w:rsidRPr="00000000" w14:paraId="00000062">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b w:val="0"/>
          <w:i w:val="0"/>
          <w:smallCaps w:val="0"/>
          <w:strike w:val="0"/>
          <w:shd w:fill="auto" w:val="clear"/>
        </w:rPr>
      </w:pPr>
      <w:r w:rsidDel="00000000" w:rsidR="00000000" w:rsidRPr="00000000">
        <w:rPr>
          <w:rFonts w:ascii="Nunito" w:cs="Nunito" w:eastAsia="Nunito" w:hAnsi="Nunito"/>
          <w:b w:val="0"/>
          <w:i w:val="0"/>
          <w:smallCaps w:val="0"/>
          <w:strike w:val="0"/>
          <w:u w:val="none"/>
          <w:shd w:fill="auto" w:val="clear"/>
          <w:rtl w:val="0"/>
        </w:rPr>
        <w:t xml:space="preserve">Evaluated contractor work performance.</w:t>
      </w:r>
      <w:r w:rsidDel="00000000" w:rsidR="00000000" w:rsidRPr="00000000">
        <w:rPr>
          <w:rtl w:val="0"/>
        </w:rPr>
      </w:r>
    </w:p>
    <w:p w:rsidR="00000000" w:rsidDel="00000000" w:rsidP="00000000" w:rsidRDefault="00000000" w:rsidRPr="00000000" w14:paraId="00000063">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b w:val="0"/>
          <w:i w:val="0"/>
          <w:smallCaps w:val="0"/>
          <w:strike w:val="0"/>
          <w:shd w:fill="auto" w:val="clear"/>
        </w:rPr>
      </w:pPr>
      <w:r w:rsidDel="00000000" w:rsidR="00000000" w:rsidRPr="00000000">
        <w:rPr>
          <w:rFonts w:ascii="Nunito" w:cs="Nunito" w:eastAsia="Nunito" w:hAnsi="Nunito"/>
          <w:b w:val="0"/>
          <w:i w:val="0"/>
          <w:smallCaps w:val="0"/>
          <w:strike w:val="0"/>
          <w:u w:val="none"/>
          <w:shd w:fill="auto" w:val="clear"/>
          <w:rtl w:val="0"/>
        </w:rPr>
        <w:t xml:space="preserve">Negotiated &amp; managed project bids for installation and maintenance contractors/vendors.</w:t>
      </w:r>
      <w:r w:rsidDel="00000000" w:rsidR="00000000" w:rsidRPr="00000000">
        <w:rPr>
          <w:rtl w:val="0"/>
        </w:rPr>
      </w:r>
    </w:p>
    <w:p w:rsidR="00000000" w:rsidDel="00000000" w:rsidP="00000000" w:rsidRDefault="00000000" w:rsidRPr="00000000" w14:paraId="00000064">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b w:val="0"/>
          <w:i w:val="0"/>
          <w:smallCaps w:val="0"/>
          <w:strike w:val="0"/>
          <w:highlight w:val="white"/>
        </w:rPr>
      </w:pPr>
      <w:r w:rsidDel="00000000" w:rsidR="00000000" w:rsidRPr="00000000">
        <w:rPr>
          <w:rFonts w:ascii="Nunito" w:cs="Nunito" w:eastAsia="Nunito" w:hAnsi="Nunito"/>
          <w:b w:val="0"/>
          <w:i w:val="0"/>
          <w:smallCaps w:val="0"/>
          <w:strike w:val="0"/>
          <w:u w:val="none"/>
          <w:shd w:fill="auto" w:val="clear"/>
          <w:rtl w:val="0"/>
        </w:rPr>
        <w:t xml:space="preserve">Eliminated scope creep on</w:t>
      </w:r>
      <w:r w:rsidDel="00000000" w:rsidR="00000000" w:rsidRPr="00000000">
        <w:rPr>
          <w:rFonts w:ascii="Nunito" w:cs="Nunito" w:eastAsia="Nunito" w:hAnsi="Nunito"/>
          <w:b w:val="0"/>
          <w:i w:val="0"/>
          <w:smallCaps w:val="0"/>
          <w:strike w:val="0"/>
          <w:highlight w:val="white"/>
          <w:u w:val="none"/>
          <w:rtl w:val="0"/>
        </w:rPr>
        <w:t xml:space="preserve"> project</w:t>
      </w:r>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Nunito" w:cs="Nunito" w:eastAsia="Nunito" w:hAnsi="Nunito"/>
          <w:b w:val="0"/>
          <w:i w:val="0"/>
          <w:smallCaps w:val="0"/>
          <w:strike w:val="0"/>
          <w:highlight w:val="white"/>
          <w:u w:val="none"/>
        </w:rPr>
      </w:pPr>
      <w:r w:rsidDel="00000000" w:rsidR="00000000" w:rsidRPr="00000000">
        <w:rPr>
          <w:rtl w:val="0"/>
        </w:rPr>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Nunito" w:cs="Nunito" w:eastAsia="Nunito" w:hAnsi="Nunito"/>
          <w:b w:val="1"/>
          <w:i w:val="0"/>
          <w:smallCaps w:val="0"/>
          <w:strike w:val="0"/>
          <w:u w:val="none"/>
          <w:shd w:fill="auto" w:val="clear"/>
        </w:rPr>
      </w:pPr>
      <w:r w:rsidDel="00000000" w:rsidR="00000000" w:rsidRPr="00000000">
        <w:rPr>
          <w:rtl w:val="0"/>
        </w:rPr>
        <w:t xml:space="preserve">09/2001 - 10/2006                                                                                                          Projects  </w:t>
      </w: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Nunito" w:cs="Nunito" w:eastAsia="Nunito" w:hAnsi="Nunito"/>
          <w:b w:val="1"/>
          <w:i w:val="0"/>
          <w:smallCaps w:val="0"/>
          <w:strike w:val="0"/>
          <w:u w:val="none"/>
          <w:shd w:fill="auto" w:val="clear"/>
        </w:rPr>
      </w:pPr>
      <w:r w:rsidDel="00000000" w:rsidR="00000000" w:rsidRPr="00000000">
        <w:rPr>
          <w:rFonts w:ascii="Nunito" w:cs="Nunito" w:eastAsia="Nunito" w:hAnsi="Nunito"/>
          <w:b w:val="1"/>
          <w:i w:val="0"/>
          <w:smallCaps w:val="0"/>
          <w:strike w:val="0"/>
          <w:u w:val="none"/>
          <w:shd w:fill="auto" w:val="clear"/>
          <w:rtl w:val="0"/>
        </w:rPr>
        <w:t xml:space="preserve">Facilities Management</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Nunito" w:cs="Nunito" w:eastAsia="Nunito" w:hAnsi="Nunito"/>
          <w:b w:val="0"/>
          <w:i w:val="0"/>
          <w:smallCaps w:val="0"/>
          <w:strike w:val="0"/>
          <w:highlight w:val="white"/>
          <w:u w:val="none"/>
        </w:rPr>
      </w:pPr>
      <w:r w:rsidDel="00000000" w:rsidR="00000000" w:rsidRPr="00000000">
        <w:rPr>
          <w:rFonts w:ascii="Nunito" w:cs="Nunito" w:eastAsia="Nunito" w:hAnsi="Nunito"/>
          <w:b w:val="0"/>
          <w:i w:val="0"/>
          <w:smallCaps w:val="0"/>
          <w:strike w:val="0"/>
          <w:u w:val="none"/>
          <w:shd w:fill="auto" w:val="clear"/>
          <w:rtl w:val="0"/>
        </w:rPr>
        <w:t xml:space="preserve">Designed a maintenance program reducing unscheduled downtime </w:t>
      </w: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Nunito" w:cs="Nunito" w:eastAsia="Nunito" w:hAnsi="Nunito"/>
          <w:b w:val="1"/>
          <w:i w:val="0"/>
          <w:smallCaps w:val="0"/>
          <w:strike w:val="0"/>
          <w:u w:val="none"/>
          <w:shd w:fill="auto" w:val="clear"/>
        </w:rPr>
      </w:pPr>
      <w:r w:rsidDel="00000000" w:rsidR="00000000" w:rsidRPr="00000000">
        <w:rPr>
          <w:rFonts w:ascii="Nunito" w:cs="Nunito" w:eastAsia="Nunito" w:hAnsi="Nunito"/>
          <w:b w:val="1"/>
          <w:i w:val="0"/>
          <w:smallCaps w:val="0"/>
          <w:strike w:val="0"/>
          <w:highlight w:val="white"/>
          <w:u w:val="none"/>
          <w:rtl w:val="0"/>
        </w:rPr>
        <w:t xml:space="preserve">Air Handling Maintenance</w:t>
      </w: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Nunito" w:cs="Nunito" w:eastAsia="Nunito" w:hAnsi="Nunito"/>
          <w:b w:val="0"/>
          <w:i w:val="0"/>
          <w:smallCaps w:val="0"/>
          <w:strike w:val="0"/>
          <w:highlight w:val="white"/>
          <w:u w:val="none"/>
        </w:rPr>
      </w:pPr>
      <w:r w:rsidDel="00000000" w:rsidR="00000000" w:rsidRPr="00000000">
        <w:rPr>
          <w:rFonts w:ascii="Nunito" w:cs="Nunito" w:eastAsia="Nunito" w:hAnsi="Nunito"/>
          <w:b w:val="1"/>
          <w:i w:val="0"/>
          <w:smallCaps w:val="0"/>
          <w:strike w:val="0"/>
          <w:u w:val="none"/>
          <w:shd w:fill="auto" w:val="clear"/>
          <w:rtl w:val="0"/>
        </w:rPr>
        <w:t xml:space="preserve">Inspection </w:t>
      </w:r>
      <w:r w:rsidDel="00000000" w:rsidR="00000000" w:rsidRPr="00000000">
        <w:rPr>
          <w:rtl w:val="0"/>
        </w:rPr>
      </w:r>
    </w:p>
    <w:p w:rsidR="00000000" w:rsidDel="00000000" w:rsidP="00000000" w:rsidRDefault="00000000" w:rsidRPr="00000000" w14:paraId="0000006B">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b w:val="0"/>
          <w:i w:val="0"/>
          <w:smallCaps w:val="0"/>
          <w:strike w:val="0"/>
          <w:highlight w:val="white"/>
        </w:rPr>
      </w:pPr>
      <w:r w:rsidDel="00000000" w:rsidR="00000000" w:rsidRPr="00000000">
        <w:rPr>
          <w:rFonts w:ascii="Nunito" w:cs="Nunito" w:eastAsia="Nunito" w:hAnsi="Nunito"/>
          <w:b w:val="0"/>
          <w:i w:val="0"/>
          <w:smallCaps w:val="0"/>
          <w:strike w:val="0"/>
          <w:highlight w:val="white"/>
          <w:u w:val="none"/>
          <w:rtl w:val="0"/>
        </w:rPr>
        <w:t xml:space="preserve">Logs, Equipment History Book, The Safety Program, The Inventory Control Program, The Preventive Maintenance Program, The Daily Engineering Log</w:t>
      </w:r>
      <w:r w:rsidDel="00000000" w:rsidR="00000000" w:rsidRPr="00000000">
        <w:rPr>
          <w:rtl w:val="0"/>
        </w:rPr>
      </w:r>
    </w:p>
    <w:p w:rsidR="00000000" w:rsidDel="00000000" w:rsidP="00000000" w:rsidRDefault="00000000" w:rsidRPr="00000000" w14:paraId="0000006C">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b w:val="1"/>
          <w:i w:val="0"/>
          <w:smallCaps w:val="0"/>
          <w:strike w:val="0"/>
          <w:shd w:fill="auto" w:val="clear"/>
        </w:rPr>
      </w:pPr>
      <w:r w:rsidDel="00000000" w:rsidR="00000000" w:rsidRPr="00000000">
        <w:rPr>
          <w:rFonts w:ascii="Nunito" w:cs="Nunito" w:eastAsia="Nunito" w:hAnsi="Nunito"/>
          <w:b w:val="0"/>
          <w:i w:val="0"/>
          <w:smallCaps w:val="0"/>
          <w:strike w:val="0"/>
          <w:highlight w:val="white"/>
          <w:u w:val="none"/>
          <w:rtl w:val="0"/>
        </w:rPr>
        <w:t xml:space="preserve">Inspected equipment and diagnosed trouble or malfunctions and making necessary adjustments to minimise service interruptions and equipment downtime.</w:t>
      </w:r>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Nunito" w:cs="Nunito" w:eastAsia="Nunito" w:hAnsi="Nunito"/>
          <w:b w:val="0"/>
          <w:i w:val="0"/>
          <w:smallCaps w:val="0"/>
          <w:strike w:val="0"/>
          <w:highlight w:val="white"/>
          <w:u w:val="none"/>
        </w:rPr>
      </w:pPr>
      <w:r w:rsidDel="00000000" w:rsidR="00000000" w:rsidRPr="00000000">
        <w:rPr>
          <w:rFonts w:ascii="Nunito" w:cs="Nunito" w:eastAsia="Nunito" w:hAnsi="Nunito"/>
          <w:b w:val="1"/>
          <w:i w:val="0"/>
          <w:smallCaps w:val="0"/>
          <w:strike w:val="0"/>
          <w:u w:val="none"/>
          <w:shd w:fill="auto" w:val="clear"/>
          <w:rtl w:val="0"/>
        </w:rPr>
        <w:t xml:space="preserve">Compliance </w:t>
      </w:r>
      <w:r w:rsidDel="00000000" w:rsidR="00000000" w:rsidRPr="00000000">
        <w:rPr>
          <w:rtl w:val="0"/>
        </w:rPr>
      </w:r>
    </w:p>
    <w:p w:rsidR="00000000" w:rsidDel="00000000" w:rsidP="00000000" w:rsidRDefault="00000000" w:rsidRPr="00000000" w14:paraId="0000006E">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b w:val="0"/>
          <w:i w:val="0"/>
          <w:smallCaps w:val="0"/>
          <w:strike w:val="0"/>
          <w:highlight w:val="white"/>
        </w:rPr>
      </w:pPr>
      <w:r w:rsidDel="00000000" w:rsidR="00000000" w:rsidRPr="00000000">
        <w:rPr>
          <w:rFonts w:ascii="Nunito" w:cs="Nunito" w:eastAsia="Nunito" w:hAnsi="Nunito"/>
          <w:b w:val="0"/>
          <w:i w:val="0"/>
          <w:smallCaps w:val="0"/>
          <w:strike w:val="0"/>
          <w:highlight w:val="white"/>
          <w:u w:val="none"/>
          <w:rtl w:val="0"/>
        </w:rPr>
        <w:t xml:space="preserve">Performed preventive maintenance on the equipment as prescribed by manufacturers and the safe </w:t>
      </w:r>
      <w:r w:rsidDel="00000000" w:rsidR="00000000" w:rsidRPr="00000000">
        <w:rPr>
          <w:rtl w:val="0"/>
        </w:rPr>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center"/>
        <w:rPr>
          <w:rFonts w:ascii="Nunito" w:cs="Nunito" w:eastAsia="Nunito" w:hAnsi="Nunito"/>
          <w:b w:val="1"/>
          <w:highlight w:val="white"/>
        </w:rPr>
      </w:pPr>
      <w:r w:rsidDel="00000000" w:rsidR="00000000" w:rsidRPr="00000000">
        <w:rPr>
          <w:rFonts w:ascii="Nunito" w:cs="Nunito" w:eastAsia="Nunito" w:hAnsi="Nunito"/>
          <w:b w:val="1"/>
          <w:highlight w:val="white"/>
          <w:rtl w:val="0"/>
        </w:rPr>
        <w:t xml:space="preserve">Prior to University</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Nunito" w:cs="Nunito" w:eastAsia="Nunito" w:hAnsi="Nunito"/>
          <w:b w:val="1"/>
          <w:highlight w:val="white"/>
        </w:rPr>
      </w:pPr>
      <w:r w:rsidDel="00000000" w:rsidR="00000000" w:rsidRPr="00000000">
        <w:rPr>
          <w:rFonts w:ascii="Nunito" w:cs="Nunito" w:eastAsia="Nunito" w:hAnsi="Nunito"/>
          <w:b w:val="1"/>
          <w:highlight w:val="white"/>
          <w:rtl w:val="0"/>
        </w:rPr>
        <w:t xml:space="preserve">Business Development executive search</w:t>
      </w:r>
    </w:p>
    <w:p w:rsidR="00000000" w:rsidDel="00000000" w:rsidP="00000000" w:rsidRDefault="00000000" w:rsidRPr="00000000" w14:paraId="00000071">
      <w:pPr>
        <w:pStyle w:val="Heading2"/>
        <w:widowControl w:val="0"/>
        <w:pBdr>
          <w:top w:space="0" w:sz="0" w:val="nil"/>
          <w:left w:space="0" w:sz="0" w:val="nil"/>
          <w:bottom w:space="0" w:sz="0" w:val="nil"/>
          <w:right w:space="0" w:sz="0" w:val="nil"/>
        </w:pBdr>
        <w:shd w:fill="ffffff" w:val="clear"/>
        <w:spacing w:after="0" w:lineRule="auto"/>
        <w:jc w:val="both"/>
        <w:rPr>
          <w:rFonts w:ascii="Arial" w:cs="Arial" w:eastAsia="Arial" w:hAnsi="Arial"/>
          <w:sz w:val="20"/>
          <w:szCs w:val="20"/>
          <w:highlight w:val="white"/>
        </w:rPr>
      </w:pPr>
      <w:bookmarkStart w:colFirst="0" w:colLast="0" w:name="_3dy6vkm" w:id="6"/>
      <w:bookmarkEnd w:id="6"/>
      <w:r w:rsidDel="00000000" w:rsidR="00000000" w:rsidRPr="00000000">
        <w:rPr>
          <w:rtl w:val="0"/>
        </w:rPr>
      </w:r>
    </w:p>
    <w:p w:rsidR="00000000" w:rsidDel="00000000" w:rsidP="00000000" w:rsidRDefault="00000000" w:rsidRPr="00000000" w14:paraId="00000072">
      <w:pPr>
        <w:pStyle w:val="Heading2"/>
        <w:widowControl w:val="0"/>
        <w:pBdr>
          <w:top w:space="0" w:sz="0" w:val="nil"/>
          <w:left w:space="0" w:sz="0" w:val="nil"/>
          <w:bottom w:space="0" w:sz="0" w:val="nil"/>
          <w:right w:space="0" w:sz="0" w:val="nil"/>
        </w:pBdr>
        <w:shd w:fill="ffffff" w:val="clear"/>
        <w:spacing w:after="0" w:lineRule="auto"/>
        <w:jc w:val="both"/>
        <w:rPr>
          <w:rFonts w:ascii="Arial" w:cs="Arial" w:eastAsia="Arial" w:hAnsi="Arial"/>
          <w:sz w:val="20"/>
          <w:szCs w:val="20"/>
          <w:highlight w:val="white"/>
        </w:rPr>
      </w:pPr>
      <w:bookmarkStart w:colFirst="0" w:colLast="0" w:name="_1t3h5sf" w:id="7"/>
      <w:bookmarkEnd w:id="7"/>
      <w:r w:rsidDel="00000000" w:rsidR="00000000" w:rsidRPr="00000000">
        <w:rPr>
          <w:rFonts w:ascii="Arial" w:cs="Arial" w:eastAsia="Arial" w:hAnsi="Arial"/>
          <w:sz w:val="20"/>
          <w:szCs w:val="20"/>
          <w:highlight w:val="white"/>
          <w:rtl w:val="0"/>
        </w:rPr>
        <w:t xml:space="preserve">Responsibilities</w:t>
      </w:r>
    </w:p>
    <w:p w:rsidR="00000000" w:rsidDel="00000000" w:rsidP="00000000" w:rsidRDefault="00000000" w:rsidRPr="00000000" w14:paraId="00000073">
      <w:pPr>
        <w:widowControl w:val="0"/>
        <w:numPr>
          <w:ilvl w:val="0"/>
          <w:numId w:val="11"/>
        </w:numPr>
        <w:shd w:fill="ffffff" w:val="clear"/>
        <w:spacing w:after="0" w:line="256" w:lineRule="auto"/>
        <w:ind w:left="720" w:hanging="360"/>
        <w:rPr>
          <w:color w:val="000000"/>
          <w:sz w:val="20"/>
          <w:szCs w:val="20"/>
          <w:highlight w:val="white"/>
        </w:rPr>
      </w:pPr>
      <w:r w:rsidDel="00000000" w:rsidR="00000000" w:rsidRPr="00000000">
        <w:rPr>
          <w:rFonts w:ascii="Arial" w:cs="Arial" w:eastAsia="Arial" w:hAnsi="Arial"/>
          <w:highlight w:val="white"/>
          <w:rtl w:val="0"/>
        </w:rPr>
        <w:t xml:space="preserve">Clarify strategic and financial objectives &amp; resources</w:t>
      </w:r>
      <w:r w:rsidDel="00000000" w:rsidR="00000000" w:rsidRPr="00000000">
        <w:rPr>
          <w:rtl w:val="0"/>
        </w:rPr>
      </w:r>
    </w:p>
    <w:p w:rsidR="00000000" w:rsidDel="00000000" w:rsidP="00000000" w:rsidRDefault="00000000" w:rsidRPr="00000000" w14:paraId="00000074">
      <w:pPr>
        <w:widowControl w:val="0"/>
        <w:numPr>
          <w:ilvl w:val="0"/>
          <w:numId w:val="11"/>
        </w:numPr>
        <w:shd w:fill="ffffff" w:val="clear"/>
        <w:spacing w:after="0" w:line="256" w:lineRule="auto"/>
        <w:ind w:left="720" w:hanging="360"/>
        <w:rPr>
          <w:color w:val="000000"/>
          <w:sz w:val="20"/>
          <w:szCs w:val="20"/>
          <w:highlight w:val="white"/>
        </w:rPr>
      </w:pPr>
      <w:r w:rsidDel="00000000" w:rsidR="00000000" w:rsidRPr="00000000">
        <w:rPr>
          <w:rFonts w:ascii="Arial" w:cs="Arial" w:eastAsia="Arial" w:hAnsi="Arial"/>
          <w:highlight w:val="white"/>
          <w:rtl w:val="0"/>
        </w:rPr>
        <w:t xml:space="preserve">Devise and carry out a targeted research strategy</w:t>
      </w:r>
      <w:r w:rsidDel="00000000" w:rsidR="00000000" w:rsidRPr="00000000">
        <w:rPr>
          <w:rtl w:val="0"/>
        </w:rPr>
      </w:r>
    </w:p>
    <w:p w:rsidR="00000000" w:rsidDel="00000000" w:rsidP="00000000" w:rsidRDefault="00000000" w:rsidRPr="00000000" w14:paraId="00000075">
      <w:pPr>
        <w:widowControl w:val="0"/>
        <w:numPr>
          <w:ilvl w:val="0"/>
          <w:numId w:val="11"/>
        </w:numPr>
        <w:shd w:fill="ffffff" w:val="clear"/>
        <w:spacing w:after="0" w:line="256" w:lineRule="auto"/>
        <w:ind w:left="720" w:hanging="360"/>
        <w:rPr>
          <w:color w:val="000000"/>
          <w:sz w:val="20"/>
          <w:szCs w:val="20"/>
          <w:highlight w:val="white"/>
        </w:rPr>
      </w:pPr>
      <w:r w:rsidDel="00000000" w:rsidR="00000000" w:rsidRPr="00000000">
        <w:rPr>
          <w:rFonts w:ascii="Arial" w:cs="Arial" w:eastAsia="Arial" w:hAnsi="Arial"/>
          <w:highlight w:val="white"/>
          <w:rtl w:val="0"/>
        </w:rPr>
        <w:t xml:space="preserve">Research into clients company, competitors and market place</w:t>
      </w:r>
      <w:r w:rsidDel="00000000" w:rsidR="00000000" w:rsidRPr="00000000">
        <w:rPr>
          <w:rtl w:val="0"/>
        </w:rPr>
      </w:r>
    </w:p>
    <w:p w:rsidR="00000000" w:rsidDel="00000000" w:rsidP="00000000" w:rsidRDefault="00000000" w:rsidRPr="00000000" w14:paraId="00000076">
      <w:pPr>
        <w:widowControl w:val="0"/>
        <w:shd w:fill="ffffff" w:val="clear"/>
        <w:spacing w:after="0" w:line="256" w:lineRule="auto"/>
        <w:ind w:left="0" w:firstLine="0"/>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IT consultancy</w:t>
      </w:r>
    </w:p>
    <w:p w:rsidR="00000000" w:rsidDel="00000000" w:rsidP="00000000" w:rsidRDefault="00000000" w:rsidRPr="00000000" w14:paraId="00000077">
      <w:pPr>
        <w:widowControl w:val="0"/>
        <w:shd w:fill="ffffff" w:val="clear"/>
        <w:spacing w:after="0" w:line="256" w:lineRule="auto"/>
        <w:rPr>
          <w:rFonts w:ascii="Arial" w:cs="Arial" w:eastAsia="Arial" w:hAnsi="Arial"/>
          <w:highlight w:val="white"/>
        </w:rPr>
      </w:pPr>
      <w:r w:rsidDel="00000000" w:rsidR="00000000" w:rsidRPr="00000000">
        <w:rPr>
          <w:rFonts w:ascii="Arial" w:cs="Arial" w:eastAsia="Arial" w:hAnsi="Arial"/>
          <w:highlight w:val="white"/>
          <w:rtl w:val="0"/>
        </w:rPr>
        <w:t xml:space="preserve">As an IT consultant worked in partnership with clients, advising them how to use information technology in order to meet their business objectives or overcome problems. worked towards improving the structure and efficiency of IT systems within organisations.</w:t>
      </w:r>
    </w:p>
    <w:p w:rsidR="00000000" w:rsidDel="00000000" w:rsidP="00000000" w:rsidRDefault="00000000" w:rsidRPr="00000000" w14:paraId="00000078">
      <w:pPr>
        <w:widowControl w:val="0"/>
        <w:shd w:fill="ffffff" w:val="clear"/>
        <w:spacing w:after="0" w:line="256" w:lineRule="auto"/>
        <w:rPr>
          <w:rFonts w:ascii="Arial" w:cs="Arial" w:eastAsia="Arial" w:hAnsi="Arial"/>
          <w:highlight w:val="white"/>
        </w:rPr>
      </w:pPr>
      <w:r w:rsidDel="00000000" w:rsidR="00000000" w:rsidRPr="00000000">
        <w:rPr>
          <w:rFonts w:ascii="Arial" w:cs="Arial" w:eastAsia="Arial" w:hAnsi="Arial"/>
          <w:highlight w:val="white"/>
          <w:rtl w:val="0"/>
        </w:rPr>
        <w:t xml:space="preserve">Provided strategic guidance to clients in regards to technology and IT infrastructures enabling major business processes with enhancements to IT strategies.</w:t>
        <w:br w:type="textWrapping"/>
        <w:t xml:space="preserve">Provided guidance and technical expertise to clients during other processes as well, such as selection and procurement and user training and feedback.</w:t>
      </w:r>
    </w:p>
    <w:p w:rsidR="00000000" w:rsidDel="00000000" w:rsidP="00000000" w:rsidRDefault="00000000" w:rsidRPr="00000000" w14:paraId="00000079">
      <w:pPr>
        <w:keepNext w:val="0"/>
        <w:keepLines w:val="0"/>
        <w:widowControl w:val="0"/>
        <w:pBdr>
          <w:top w:space="0" w:sz="0" w:val="nil"/>
          <w:left w:space="0" w:sz="0" w:val="nil"/>
          <w:bottom w:color="008080" w:space="2" w:sz="12" w:val="single"/>
          <w:right w:space="0" w:sz="0" w:val="nil"/>
          <w:between w:space="0" w:sz="0" w:val="nil"/>
        </w:pBdr>
        <w:shd w:fill="auto" w:val="clear"/>
        <w:spacing w:after="0" w:before="0" w:line="256" w:lineRule="auto"/>
        <w:ind w:left="0" w:right="0" w:firstLine="0"/>
        <w:jc w:val="center"/>
        <w:rPr>
          <w:rFonts w:ascii="Arial" w:cs="Arial" w:eastAsia="Arial" w:hAnsi="Arial"/>
          <w:i w:val="1"/>
          <w:smallCaps w:val="0"/>
          <w:strike w:val="0"/>
          <w:u w:val="none"/>
          <w:shd w:fill="auto" w:val="clear"/>
        </w:rPr>
      </w:pPr>
      <w:r w:rsidDel="00000000" w:rsidR="00000000" w:rsidRPr="00000000">
        <w:rPr>
          <w:rFonts w:ascii="Arial" w:cs="Arial" w:eastAsia="Arial" w:hAnsi="Arial"/>
          <w:b w:val="1"/>
          <w:i w:val="1"/>
          <w:smallCaps w:val="0"/>
          <w:strike w:val="0"/>
          <w:u w:val="none"/>
          <w:shd w:fill="auto" w:val="clear"/>
          <w:rtl w:val="0"/>
        </w:rPr>
        <w:t xml:space="preserve">Education &amp; Accreditation</w:t>
      </w: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Arial" w:cs="Arial" w:eastAsia="Arial" w:hAnsi="Arial"/>
          <w:i w:val="0"/>
          <w:smallCaps w:val="0"/>
          <w:strike w:val="0"/>
          <w:u w:val="none"/>
          <w:shd w:fill="auto" w:val="clear"/>
        </w:rPr>
      </w:pP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Arial" w:cs="Arial" w:eastAsia="Arial" w:hAnsi="Arial"/>
          <w:i w:val="0"/>
          <w:smallCaps w:val="0"/>
          <w:strike w:val="0"/>
          <w:u w:val="none"/>
          <w:shd w:fill="auto" w:val="clear"/>
        </w:rPr>
      </w:pPr>
      <w:r w:rsidDel="00000000" w:rsidR="00000000" w:rsidRPr="00000000">
        <w:rPr>
          <w:rFonts w:ascii="Arial" w:cs="Arial" w:eastAsia="Arial" w:hAnsi="Arial"/>
          <w:b w:val="1"/>
          <w:i w:val="0"/>
          <w:smallCaps w:val="0"/>
          <w:strike w:val="0"/>
          <w:u w:val="none"/>
          <w:shd w:fill="auto" w:val="clear"/>
          <w:rtl w:val="0"/>
        </w:rPr>
        <w:t xml:space="preserve">09/1997 - 09/2001                                                                        BSc in Business &amp; Technology Management, Middlesex University</w:t>
      </w: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Arial" w:cs="Arial" w:eastAsia="Arial" w:hAnsi="Arial"/>
          <w:b w:val="1"/>
          <w:i w:val="0"/>
          <w:smallCaps w:val="0"/>
          <w:strike w:val="0"/>
          <w:u w:val="none"/>
          <w:shd w:fill="auto" w:val="clear"/>
        </w:rPr>
      </w:pPr>
      <w:r w:rsidDel="00000000" w:rsidR="00000000" w:rsidRPr="00000000">
        <w:rPr>
          <w:rFonts w:ascii="Arial" w:cs="Arial" w:eastAsia="Arial" w:hAnsi="Arial"/>
          <w:i w:val="0"/>
          <w:smallCaps w:val="0"/>
          <w:strike w:val="0"/>
          <w:u w:val="none"/>
          <w:shd w:fill="auto" w:val="clear"/>
          <w:rtl w:val="0"/>
        </w:rPr>
        <w:t xml:space="preserve">Skills: Leadership, Change Management, Human Resource Management, Business Finance, Supply Chain, IOSH, Six Sigma,</w:t>
      </w:r>
      <w:r w:rsidDel="00000000" w:rsidR="00000000" w:rsidRPr="00000000">
        <w:rPr>
          <w:rtl w:val="0"/>
        </w:rPr>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56" w:lineRule="auto"/>
        <w:ind w:left="0" w:right="0" w:firstLine="0"/>
        <w:jc w:val="both"/>
        <w:rPr>
          <w:rFonts w:ascii="Arial" w:cs="Arial" w:eastAsia="Arial" w:hAnsi="Arial"/>
          <w:i w:val="0"/>
          <w:smallCaps w:val="0"/>
          <w:strike w:val="0"/>
          <w:u w:val="none"/>
          <w:shd w:fill="auto" w:val="clear"/>
        </w:rPr>
      </w:pPr>
      <w:r w:rsidDel="00000000" w:rsidR="00000000" w:rsidRPr="00000000">
        <w:rPr>
          <w:rFonts w:ascii="Arial" w:cs="Arial" w:eastAsia="Arial" w:hAnsi="Arial"/>
          <w:b w:val="1"/>
          <w:i w:val="0"/>
          <w:smallCaps w:val="0"/>
          <w:strike w:val="0"/>
          <w:u w:val="none"/>
          <w:shd w:fill="auto" w:val="clear"/>
          <w:rtl w:val="0"/>
        </w:rPr>
        <w:t xml:space="preserve">HVAC Training</w:t>
      </w:r>
      <w:r w:rsidDel="00000000" w:rsidR="00000000" w:rsidRPr="00000000">
        <w:rPr>
          <w:rtl w:val="0"/>
        </w:rPr>
      </w:r>
    </w:p>
    <w:p w:rsidR="00000000" w:rsidDel="00000000" w:rsidP="00000000" w:rsidRDefault="00000000" w:rsidRPr="00000000" w14:paraId="0000007E">
      <w:pPr>
        <w:keepNext w:val="0"/>
        <w:keepLines w:val="0"/>
        <w:widowControl w:val="0"/>
        <w:pBdr>
          <w:top w:space="0" w:sz="0" w:val="nil"/>
          <w:left w:space="0" w:sz="0" w:val="nil"/>
          <w:bottom w:color="008080" w:space="2" w:sz="12" w:val="single"/>
          <w:right w:space="0" w:sz="0" w:val="nil"/>
          <w:between w:space="0" w:sz="0" w:val="nil"/>
        </w:pBdr>
        <w:shd w:fill="auto" w:val="clear"/>
        <w:spacing w:after="0" w:before="0" w:line="256" w:lineRule="auto"/>
        <w:ind w:left="0" w:right="0" w:firstLine="0"/>
        <w:jc w:val="center"/>
        <w:rPr>
          <w:rFonts w:ascii="Arial" w:cs="Arial" w:eastAsia="Arial" w:hAnsi="Arial"/>
          <w:i w:val="1"/>
          <w:smallCaps w:val="0"/>
          <w:strike w:val="0"/>
          <w:u w:val="none"/>
          <w:shd w:fill="auto" w:val="clear"/>
        </w:rPr>
      </w:pPr>
      <w:r w:rsidDel="00000000" w:rsidR="00000000" w:rsidRPr="00000000">
        <w:rPr>
          <w:rFonts w:ascii="Arial" w:cs="Arial" w:eastAsia="Arial" w:hAnsi="Arial"/>
          <w:b w:val="1"/>
          <w:i w:val="1"/>
          <w:smallCaps w:val="0"/>
          <w:strike w:val="0"/>
          <w:u w:val="none"/>
          <w:shd w:fill="auto" w:val="clear"/>
          <w:rtl w:val="0"/>
        </w:rPr>
        <w:t xml:space="preserve">Professional Membership</w:t>
      </w:r>
      <w:r w:rsidDel="00000000" w:rsidR="00000000" w:rsidRPr="00000000">
        <w:rPr>
          <w:rtl w:val="0"/>
        </w:rPr>
      </w:r>
    </w:p>
    <w:p w:rsidR="00000000" w:rsidDel="00000000" w:rsidP="00000000" w:rsidRDefault="00000000" w:rsidRPr="00000000" w14:paraId="0000007F">
      <w:pPr>
        <w:pStyle w:val="Heading2"/>
        <w:spacing w:after="0" w:before="0" w:lineRule="auto"/>
        <w:jc w:val="center"/>
        <w:rPr>
          <w:rFonts w:ascii="Nunito" w:cs="Nunito" w:eastAsia="Nunito" w:hAnsi="Nunito"/>
          <w:sz w:val="20"/>
          <w:szCs w:val="20"/>
        </w:rPr>
      </w:pPr>
      <w:bookmarkStart w:colFirst="0" w:colLast="0" w:name="_4d34og8" w:id="8"/>
      <w:bookmarkEnd w:id="8"/>
      <w:r w:rsidDel="00000000" w:rsidR="00000000" w:rsidRPr="00000000">
        <w:rPr>
          <w:rtl w:val="0"/>
        </w:rPr>
      </w:r>
    </w:p>
    <w:p w:rsidR="00000000" w:rsidDel="00000000" w:rsidP="00000000" w:rsidRDefault="00000000" w:rsidRPr="00000000" w14:paraId="00000080">
      <w:pPr>
        <w:pStyle w:val="Heading2"/>
        <w:spacing w:after="0" w:before="0" w:lineRule="auto"/>
        <w:jc w:val="center"/>
        <w:rPr>
          <w:rFonts w:ascii="Nunito" w:cs="Nunito" w:eastAsia="Nunito" w:hAnsi="Nunito"/>
          <w:sz w:val="20"/>
          <w:szCs w:val="20"/>
        </w:rPr>
      </w:pPr>
      <w:bookmarkStart w:colFirst="0" w:colLast="0" w:name="_2s8eyo1" w:id="9"/>
      <w:bookmarkEnd w:id="9"/>
      <w:r w:rsidDel="00000000" w:rsidR="00000000" w:rsidRPr="00000000">
        <w:rPr>
          <w:rtl w:val="0"/>
        </w:rPr>
      </w:r>
    </w:p>
    <w:tbl>
      <w:tblPr>
        <w:tblStyle w:val="Table1"/>
        <w:tblW w:w="9025.511811023624"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6.377952755906"/>
        <w:gridCol w:w="2256.377952755906"/>
        <w:gridCol w:w="2256.377952755906"/>
        <w:gridCol w:w="2256.377952755906"/>
        <w:tblGridChange w:id="0">
          <w:tblGrid>
            <w:gridCol w:w="2256.377952755906"/>
            <w:gridCol w:w="2256.377952755906"/>
            <w:gridCol w:w="2256.377952755906"/>
            <w:gridCol w:w="2256.37795275590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b w:val="1"/>
              </w:rPr>
            </w:pPr>
            <w:r w:rsidDel="00000000" w:rsidR="00000000" w:rsidRPr="00000000">
              <w:rPr>
                <w:rFonts w:ascii="Nunito" w:cs="Nunito" w:eastAsia="Nunito" w:hAnsi="Nunito"/>
                <w:b w:val="1"/>
                <w:rtl w:val="0"/>
              </w:rPr>
              <w:t xml:space="preserve">Institute Of Professional Analysts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b w:val="1"/>
              </w:rPr>
            </w:pPr>
            <w:r w:rsidDel="00000000" w:rsidR="00000000" w:rsidRPr="00000000">
              <w:rPr>
                <w:rFonts w:ascii="Nunito" w:cs="Nunito" w:eastAsia="Nunito" w:hAnsi="Nunito"/>
                <w:b w:val="1"/>
                <w:rtl w:val="0"/>
              </w:rPr>
              <w:t xml:space="preserve">BCS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b w:val="1"/>
              </w:rPr>
            </w:pPr>
            <w:r w:rsidDel="00000000" w:rsidR="00000000" w:rsidRPr="00000000">
              <w:rPr>
                <w:rFonts w:ascii="Nunito" w:cs="Nunito" w:eastAsia="Nunito" w:hAnsi="Nunito"/>
                <w:b w:val="1"/>
                <w:rtl w:val="0"/>
              </w:rPr>
              <w:t xml:space="preserve">IIBA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b w:val="1"/>
              </w:rPr>
            </w:pPr>
            <w:r w:rsidDel="00000000" w:rsidR="00000000" w:rsidRPr="00000000">
              <w:rPr>
                <w:rFonts w:ascii="Nunito" w:cs="Nunito" w:eastAsia="Nunito" w:hAnsi="Nunito"/>
                <w:b w:val="1"/>
                <w:rtl w:val="0"/>
              </w:rPr>
              <w:t xml:space="preserve">APM</w:t>
            </w:r>
          </w:p>
        </w:tc>
      </w:tr>
    </w:tbl>
    <w:p w:rsidR="00000000" w:rsidDel="00000000" w:rsidP="00000000" w:rsidRDefault="00000000" w:rsidRPr="00000000" w14:paraId="00000085">
      <w:pPr>
        <w:pStyle w:val="Heading2"/>
        <w:spacing w:after="0" w:before="0" w:lineRule="auto"/>
        <w:jc w:val="center"/>
        <w:rPr>
          <w:rFonts w:ascii="Nunito" w:cs="Nunito" w:eastAsia="Nunito" w:hAnsi="Nunito"/>
          <w:sz w:val="20"/>
          <w:szCs w:val="20"/>
        </w:rPr>
      </w:pPr>
      <w:bookmarkStart w:colFirst="0" w:colLast="0" w:name="_17dp8vu" w:id="10"/>
      <w:bookmarkEnd w:id="10"/>
      <w:r w:rsidDel="00000000" w:rsidR="00000000" w:rsidRPr="00000000">
        <w:rPr>
          <w:rtl w:val="0"/>
        </w:rPr>
      </w:r>
    </w:p>
    <w:p w:rsidR="00000000" w:rsidDel="00000000" w:rsidP="00000000" w:rsidRDefault="00000000" w:rsidRPr="00000000" w14:paraId="00000086">
      <w:pPr>
        <w:pStyle w:val="Heading2"/>
        <w:spacing w:after="0" w:before="0" w:lineRule="auto"/>
        <w:jc w:val="center"/>
        <w:rPr>
          <w:rFonts w:ascii="Nunito" w:cs="Nunito" w:eastAsia="Nunito" w:hAnsi="Nunito"/>
          <w:sz w:val="20"/>
          <w:szCs w:val="20"/>
        </w:rPr>
      </w:pPr>
      <w:bookmarkStart w:colFirst="0" w:colLast="0" w:name="_3rdcrjn" w:id="11"/>
      <w:bookmarkEnd w:id="11"/>
      <w:r w:rsidDel="00000000" w:rsidR="00000000" w:rsidRPr="00000000">
        <w:rPr>
          <w:rtl w:val="0"/>
        </w:rPr>
      </w:r>
    </w:p>
    <w:p w:rsidR="00000000" w:rsidDel="00000000" w:rsidP="00000000" w:rsidRDefault="00000000" w:rsidRPr="00000000" w14:paraId="00000087">
      <w:pPr>
        <w:pStyle w:val="Heading2"/>
        <w:spacing w:after="0" w:before="0" w:lineRule="auto"/>
        <w:jc w:val="center"/>
        <w:rPr>
          <w:rFonts w:ascii="Nunito" w:cs="Nunito" w:eastAsia="Nunito" w:hAnsi="Nunito"/>
          <w:b w:val="1"/>
          <w:sz w:val="20"/>
          <w:szCs w:val="20"/>
        </w:rPr>
      </w:pPr>
      <w:bookmarkStart w:colFirst="0" w:colLast="0" w:name="_26in1rg" w:id="12"/>
      <w:bookmarkEnd w:id="12"/>
      <w:r w:rsidDel="00000000" w:rsidR="00000000" w:rsidRPr="00000000">
        <w:rPr>
          <w:rFonts w:ascii="Nunito" w:cs="Nunito" w:eastAsia="Nunito" w:hAnsi="Nunito"/>
          <w:b w:val="1"/>
          <w:sz w:val="20"/>
          <w:szCs w:val="20"/>
          <w:rtl w:val="0"/>
        </w:rPr>
        <w:t xml:space="preserve">References available upon request</w:t>
      </w:r>
    </w:p>
    <w:p w:rsidR="00000000" w:rsidDel="00000000" w:rsidP="00000000" w:rsidRDefault="00000000" w:rsidRPr="00000000" w14:paraId="00000088">
      <w:pPr>
        <w:rPr/>
      </w:pPr>
      <w:r w:rsidDel="00000000" w:rsidR="00000000" w:rsidRPr="00000000">
        <w:rPr>
          <w:rtl w:val="0"/>
        </w:rPr>
      </w:r>
    </w:p>
    <w:sectPr>
      <w:type w:val="continuous"/>
      <w:pgSz w:h="16838" w:w="11906"/>
      <w:pgMar w:bottom="1440" w:top="1440" w:left="1440" w:right="1440" w:header="708"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alibri"/>
  <w:font w:name="Georgia"/>
  <w:font w:name="Arial"/>
  <w:font w:name="Courier New"/>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pStyle w:val="Heading2"/>
      <w:jc w:val="center"/>
      <w:rPr>
        <w:vertAlign w:val="baseline"/>
      </w:rPr>
    </w:pPr>
    <w:bookmarkStart w:colFirst="0" w:colLast="0" w:name="_1ksv4uv" w:id="13"/>
    <w:bookmarkEnd w:id="13"/>
    <w:r w:rsidDel="00000000" w:rsidR="00000000" w:rsidRPr="00000000">
      <w:rPr>
        <w:rFonts w:ascii="Calibri" w:cs="Calibri" w:eastAsia="Calibri" w:hAnsi="Calibri"/>
        <w:b w:val="1"/>
        <w:vertAlign w:val="baseline"/>
        <w:rtl w:val="0"/>
      </w:rPr>
      <w:t xml:space="preserve">Brian. A. Douglas BSc, IEM, APM</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pStyle w:val="Heading2"/>
      <w:spacing w:after="100" w:before="320" w:lineRule="auto"/>
      <w:jc w:val="center"/>
      <w:rPr>
        <w:vertAlign w:val="baseline"/>
      </w:rPr>
    </w:pPr>
    <w:r w:rsidDel="00000000" w:rsidR="00000000" w:rsidRPr="00000000">
      <w:rPr>
        <w:b w:val="1"/>
        <w:vertAlign w:val="baseline"/>
        <w:rtl w:val="0"/>
      </w:rPr>
      <w:t xml:space="preserve">Professional Experience</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Arial" w:cs="Arial" w:eastAsia="Arial" w:hAnsi="Arial"/>
        <w:color w:val="333e49"/>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widowControl w:val="1"/>
      <w:pBdr>
        <w:top w:color="000000" w:space="0" w:sz="0" w:val="none"/>
        <w:left w:color="000000" w:space="0" w:sz="0" w:val="none"/>
        <w:bottom w:color="000000" w:space="0" w:sz="0" w:val="none"/>
        <w:right w:color="000000" w:space="0" w:sz="0" w:val="none"/>
        <w:between w:space="0" w:sz="0" w:val="nil"/>
      </w:pBdr>
      <w:shd w:fill="auto" w:val="clear"/>
      <w:spacing w:after="160" w:before="0" w:line="256" w:lineRule="auto"/>
      <w:ind w:left="0" w:right="0" w:firstLine="0"/>
      <w:jc w:val="left"/>
    </w:pPr>
    <w:rPr>
      <w:rFonts w:ascii="Times New Roman" w:cs="Times New Roman" w:eastAsia="Times New Roman" w:hAnsi="Times New Roman"/>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0"/>
      <w:keepLines w:val="0"/>
      <w:widowControl w:val="1"/>
      <w:pBdr>
        <w:top w:color="000000" w:space="0" w:sz="0" w:val="none"/>
        <w:left w:color="000000" w:space="0" w:sz="0" w:val="none"/>
        <w:bottom w:color="000000" w:space="0" w:sz="0" w:val="none"/>
        <w:right w:color="000000" w:space="0" w:sz="0" w:val="none"/>
        <w:between w:space="0" w:sz="0" w:val="nil"/>
      </w:pBdr>
      <w:shd w:fill="auto" w:val="clear"/>
      <w:spacing w:after="160" w:before="0" w:line="256" w:lineRule="auto"/>
      <w:ind w:left="0" w:right="0" w:firstLine="0"/>
      <w:jc w:val="left"/>
    </w:pPr>
    <w:rPr>
      <w:rFonts w:ascii="Times New Roman" w:cs="Times New Roman" w:eastAsia="Times New Roman" w:hAnsi="Times New Roman"/>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widowControl w:val="1"/>
      <w:pBdr>
        <w:top w:color="000000" w:space="0" w:sz="0" w:val="none"/>
        <w:left w:color="000000" w:space="0" w:sz="0" w:val="none"/>
        <w:bottom w:color="000000" w:space="0" w:sz="0" w:val="none"/>
        <w:right w:color="000000" w:space="0" w:sz="0" w:val="none"/>
        <w:between w:space="0" w:sz="0" w:val="nil"/>
      </w:pBdr>
      <w:shd w:fill="auto" w:val="clear"/>
      <w:spacing w:after="80" w:before="280" w:line="256" w:lineRule="auto"/>
      <w:ind w:left="0" w:right="0" w:firstLine="0"/>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0"/>
      <w:keepLines w:val="0"/>
      <w:widowControl w:val="1"/>
      <w:pBdr>
        <w:top w:color="000000" w:space="0" w:sz="0" w:val="none"/>
        <w:left w:color="000000" w:space="0" w:sz="0" w:val="none"/>
        <w:bottom w:color="000000" w:space="0" w:sz="0" w:val="none"/>
        <w:right w:color="000000" w:space="0" w:sz="0" w:val="none"/>
        <w:between w:space="0" w:sz="0" w:val="nil"/>
      </w:pBdr>
      <w:shd w:fill="auto" w:val="clear"/>
      <w:spacing w:after="160" w:before="0" w:line="256" w:lineRule="auto"/>
      <w:ind w:left="0" w:right="0" w:firstLine="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widowControl w:val="1"/>
      <w:pBdr>
        <w:top w:color="000000" w:space="0" w:sz="0" w:val="none"/>
        <w:left w:color="000000" w:space="0" w:sz="0" w:val="none"/>
        <w:bottom w:color="000000" w:space="0" w:sz="0" w:val="none"/>
        <w:right w:color="000000" w:space="0" w:sz="0" w:val="none"/>
        <w:between w:space="0" w:sz="0" w:val="nil"/>
      </w:pBdr>
      <w:shd w:fill="auto" w:val="clear"/>
      <w:spacing w:after="40" w:before="220" w:line="256"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widowControl w:val="1"/>
      <w:pBdr>
        <w:top w:color="000000" w:space="0" w:sz="0" w:val="none"/>
        <w:left w:color="000000" w:space="0" w:sz="0" w:val="none"/>
        <w:bottom w:color="000000" w:space="0" w:sz="0" w:val="none"/>
        <w:right w:color="000000" w:space="0" w:sz="0" w:val="none"/>
        <w:between w:space="0" w:sz="0" w:val="nil"/>
      </w:pBdr>
      <w:shd w:fill="auto" w:val="clear"/>
      <w:spacing w:after="40" w:before="200" w:line="256"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widowControl w:val="1"/>
      <w:pBdr>
        <w:top w:color="000000" w:space="0" w:sz="0" w:val="none"/>
        <w:left w:color="000000" w:space="0" w:sz="0" w:val="none"/>
        <w:bottom w:color="000000" w:space="0" w:sz="0" w:val="none"/>
        <w:right w:color="000000" w:space="0" w:sz="0" w:val="none"/>
        <w:between w:space="0" w:sz="0" w:val="nil"/>
      </w:pBdr>
      <w:shd w:fill="auto" w:val="clear"/>
      <w:spacing w:after="120" w:before="480" w:line="256" w:lineRule="auto"/>
      <w:ind w:left="0" w:right="0" w:firstLine="0"/>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Subtitle">
    <w:name w:val="Subtitle"/>
    <w:basedOn w:val="Normal"/>
    <w:next w:val="Normal"/>
    <w:pPr>
      <w:keepNext w:val="1"/>
      <w:keepLines w:val="1"/>
      <w:widowControl w:val="1"/>
      <w:pBdr>
        <w:top w:color="000000" w:space="0" w:sz="0" w:val="none"/>
        <w:left w:color="000000" w:space="0" w:sz="0" w:val="none"/>
        <w:bottom w:color="000000" w:space="0" w:sz="0" w:val="none"/>
        <w:right w:color="000000" w:space="0" w:sz="0" w:val="none"/>
        <w:between w:space="0" w:sz="0" w:val="nil"/>
      </w:pBdr>
      <w:shd w:fill="auto" w:val="clear"/>
      <w:spacing w:after="80" w:before="360" w:line="256"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2.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eader" Target="header2.xml"/><Relationship Id="rId7" Type="http://schemas.openxmlformats.org/officeDocument/2006/relationships/header" Target="header1.xml"/><Relationship Id="rId8" Type="http://schemas.openxmlformats.org/officeDocument/2006/relationships/footer" Target="footer3.xml"/></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